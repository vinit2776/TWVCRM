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A0610"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0" w:author="TheWork Villa" w:date="2025-10-11T12:26:00Z" w16du:dateUtc="2025-10-11T06:56:00Z">
            <w:rPr>
              <w:b/>
              <w:bCs/>
              <w:sz w:val="24"/>
              <w:szCs w:val="24"/>
              <w:u w:val="single"/>
            </w:rPr>
          </w:rPrChange>
        </w:rPr>
      </w:pPr>
    </w:p>
    <w:p w14:paraId="17577273"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1" w:author="TheWork Villa" w:date="2025-10-11T12:26:00Z" w16du:dateUtc="2025-10-11T06:56:00Z">
            <w:rPr>
              <w:b/>
              <w:bCs/>
              <w:sz w:val="24"/>
              <w:szCs w:val="24"/>
              <w:u w:val="single"/>
            </w:rPr>
          </w:rPrChange>
        </w:rPr>
      </w:pPr>
    </w:p>
    <w:p w14:paraId="10CE6911"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2" w:author="TheWork Villa" w:date="2025-10-11T12:26:00Z" w16du:dateUtc="2025-10-11T06:56:00Z">
            <w:rPr>
              <w:b/>
              <w:bCs/>
              <w:sz w:val="24"/>
              <w:szCs w:val="24"/>
              <w:u w:val="single"/>
            </w:rPr>
          </w:rPrChange>
        </w:rPr>
      </w:pPr>
    </w:p>
    <w:p w14:paraId="59A168FF"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3" w:author="TheWork Villa" w:date="2025-10-11T12:26:00Z" w16du:dateUtc="2025-10-11T06:56:00Z">
            <w:rPr>
              <w:b/>
              <w:bCs/>
              <w:sz w:val="24"/>
              <w:szCs w:val="24"/>
              <w:u w:val="single"/>
            </w:rPr>
          </w:rPrChange>
        </w:rPr>
      </w:pPr>
    </w:p>
    <w:p w14:paraId="2045E4D7"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4" w:author="TheWork Villa" w:date="2025-10-11T12:26:00Z" w16du:dateUtc="2025-10-11T06:56:00Z">
            <w:rPr>
              <w:b/>
              <w:bCs/>
              <w:sz w:val="24"/>
              <w:szCs w:val="24"/>
              <w:u w:val="single"/>
            </w:rPr>
          </w:rPrChange>
        </w:rPr>
      </w:pPr>
    </w:p>
    <w:p w14:paraId="3468DCA8"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5" w:author="TheWork Villa" w:date="2025-10-11T12:26:00Z" w16du:dateUtc="2025-10-11T06:56:00Z">
            <w:rPr>
              <w:b/>
              <w:bCs/>
              <w:sz w:val="24"/>
              <w:szCs w:val="24"/>
              <w:u w:val="single"/>
            </w:rPr>
          </w:rPrChange>
        </w:rPr>
      </w:pPr>
    </w:p>
    <w:p w14:paraId="35E5D6A0"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6" w:author="TheWork Villa" w:date="2025-10-11T12:26:00Z" w16du:dateUtc="2025-10-11T06:56:00Z">
            <w:rPr>
              <w:b/>
              <w:bCs/>
              <w:sz w:val="24"/>
              <w:szCs w:val="24"/>
              <w:u w:val="single"/>
            </w:rPr>
          </w:rPrChange>
        </w:rPr>
      </w:pPr>
    </w:p>
    <w:p w14:paraId="4D677770"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7" w:author="TheWork Villa" w:date="2025-10-11T12:26:00Z" w16du:dateUtc="2025-10-11T06:56:00Z">
            <w:rPr>
              <w:b/>
              <w:bCs/>
              <w:sz w:val="24"/>
              <w:szCs w:val="24"/>
              <w:u w:val="single"/>
            </w:rPr>
          </w:rPrChange>
        </w:rPr>
      </w:pPr>
    </w:p>
    <w:p w14:paraId="155DF030"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8" w:author="TheWork Villa" w:date="2025-10-11T12:26:00Z" w16du:dateUtc="2025-10-11T06:56:00Z">
            <w:rPr>
              <w:b/>
              <w:bCs/>
              <w:sz w:val="24"/>
              <w:szCs w:val="24"/>
              <w:u w:val="single"/>
            </w:rPr>
          </w:rPrChange>
        </w:rPr>
      </w:pPr>
    </w:p>
    <w:p w14:paraId="4FD41583"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9" w:author="TheWork Villa" w:date="2025-10-11T12:26:00Z" w16du:dateUtc="2025-10-11T06:56:00Z">
            <w:rPr>
              <w:b/>
              <w:bCs/>
              <w:sz w:val="24"/>
              <w:szCs w:val="24"/>
              <w:u w:val="single"/>
            </w:rPr>
          </w:rPrChange>
        </w:rPr>
      </w:pPr>
    </w:p>
    <w:p w14:paraId="164A25A6"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10" w:author="TheWork Villa" w:date="2025-10-11T12:26:00Z" w16du:dateUtc="2025-10-11T06:56:00Z">
            <w:rPr>
              <w:b/>
              <w:bCs/>
              <w:sz w:val="24"/>
              <w:szCs w:val="24"/>
              <w:u w:val="single"/>
            </w:rPr>
          </w:rPrChange>
        </w:rPr>
      </w:pPr>
    </w:p>
    <w:p w14:paraId="359309BA"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11" w:author="TheWork Villa" w:date="2025-10-11T12:26:00Z" w16du:dateUtc="2025-10-11T06:56:00Z">
            <w:rPr>
              <w:b/>
              <w:bCs/>
              <w:sz w:val="24"/>
              <w:szCs w:val="24"/>
              <w:u w:val="single"/>
            </w:rPr>
          </w:rPrChange>
        </w:rPr>
      </w:pPr>
    </w:p>
    <w:p w14:paraId="64E8F5CA"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12" w:author="TheWork Villa" w:date="2025-10-11T12:26:00Z" w16du:dateUtc="2025-10-11T06:56:00Z">
            <w:rPr>
              <w:b/>
              <w:bCs/>
              <w:sz w:val="24"/>
              <w:szCs w:val="24"/>
              <w:u w:val="single"/>
            </w:rPr>
          </w:rPrChange>
        </w:rPr>
      </w:pPr>
    </w:p>
    <w:p w14:paraId="582A42B0"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13" w:author="TheWork Villa" w:date="2025-10-11T12:26:00Z" w16du:dateUtc="2025-10-11T06:56:00Z">
            <w:rPr>
              <w:b/>
              <w:bCs/>
              <w:sz w:val="24"/>
              <w:szCs w:val="24"/>
              <w:u w:val="single"/>
            </w:rPr>
          </w:rPrChange>
        </w:rPr>
      </w:pPr>
    </w:p>
    <w:p w14:paraId="684D40E3"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14" w:author="TheWork Villa" w:date="2025-10-11T12:26:00Z" w16du:dateUtc="2025-10-11T06:56:00Z">
            <w:rPr>
              <w:b/>
              <w:bCs/>
              <w:sz w:val="24"/>
              <w:szCs w:val="24"/>
              <w:u w:val="single"/>
            </w:rPr>
          </w:rPrChange>
        </w:rPr>
      </w:pPr>
    </w:p>
    <w:p w14:paraId="76BF3454"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15" w:author="TheWork Villa" w:date="2025-10-11T12:26:00Z" w16du:dateUtc="2025-10-11T06:56:00Z">
            <w:rPr>
              <w:b/>
              <w:bCs/>
              <w:sz w:val="24"/>
              <w:szCs w:val="24"/>
              <w:u w:val="single"/>
            </w:rPr>
          </w:rPrChange>
        </w:rPr>
      </w:pPr>
    </w:p>
    <w:p w14:paraId="204781FD"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16" w:author="TheWork Villa" w:date="2025-10-11T12:26:00Z" w16du:dateUtc="2025-10-11T06:56:00Z">
            <w:rPr>
              <w:b/>
              <w:bCs/>
              <w:sz w:val="24"/>
              <w:szCs w:val="24"/>
              <w:u w:val="single"/>
            </w:rPr>
          </w:rPrChange>
        </w:rPr>
      </w:pPr>
    </w:p>
    <w:p w14:paraId="725289F8"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17" w:author="TheWork Villa" w:date="2025-10-11T12:26:00Z" w16du:dateUtc="2025-10-11T06:56:00Z">
            <w:rPr>
              <w:b/>
              <w:bCs/>
              <w:sz w:val="24"/>
              <w:szCs w:val="24"/>
              <w:u w:val="single"/>
            </w:rPr>
          </w:rPrChange>
        </w:rPr>
      </w:pPr>
    </w:p>
    <w:p w14:paraId="6383DEBC"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18" w:author="TheWork Villa" w:date="2025-10-11T12:26:00Z" w16du:dateUtc="2025-10-11T06:56:00Z">
            <w:rPr>
              <w:b/>
              <w:bCs/>
              <w:sz w:val="24"/>
              <w:szCs w:val="24"/>
              <w:u w:val="single"/>
            </w:rPr>
          </w:rPrChange>
        </w:rPr>
      </w:pPr>
    </w:p>
    <w:p w14:paraId="5504C503"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19" w:author="TheWork Villa" w:date="2025-10-11T12:26:00Z" w16du:dateUtc="2025-10-11T06:56:00Z">
            <w:rPr>
              <w:b/>
              <w:bCs/>
              <w:sz w:val="24"/>
              <w:szCs w:val="24"/>
              <w:u w:val="single"/>
            </w:rPr>
          </w:rPrChange>
        </w:rPr>
      </w:pPr>
    </w:p>
    <w:p w14:paraId="3306E174"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20" w:author="TheWork Villa" w:date="2025-10-11T12:26:00Z" w16du:dateUtc="2025-10-11T06:56:00Z">
            <w:rPr>
              <w:b/>
              <w:bCs/>
              <w:sz w:val="24"/>
              <w:szCs w:val="24"/>
              <w:u w:val="single"/>
            </w:rPr>
          </w:rPrChange>
        </w:rPr>
      </w:pPr>
    </w:p>
    <w:p w14:paraId="2A03DF0E"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21" w:author="TheWork Villa" w:date="2025-10-11T12:26:00Z" w16du:dateUtc="2025-10-11T06:56:00Z">
            <w:rPr>
              <w:b/>
              <w:bCs/>
              <w:sz w:val="24"/>
              <w:szCs w:val="24"/>
              <w:u w:val="single"/>
            </w:rPr>
          </w:rPrChange>
        </w:rPr>
      </w:pPr>
    </w:p>
    <w:p w14:paraId="7190F399"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22" w:author="TheWork Villa" w:date="2025-10-11T12:26:00Z" w16du:dateUtc="2025-10-11T06:56:00Z">
            <w:rPr>
              <w:b/>
              <w:bCs/>
              <w:sz w:val="24"/>
              <w:szCs w:val="24"/>
              <w:u w:val="single"/>
            </w:rPr>
          </w:rPrChange>
        </w:rPr>
      </w:pPr>
    </w:p>
    <w:p w14:paraId="60DE3AC7"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23" w:author="TheWork Villa" w:date="2025-10-11T12:26:00Z" w16du:dateUtc="2025-10-11T06:56:00Z">
            <w:rPr>
              <w:b/>
              <w:bCs/>
              <w:sz w:val="24"/>
              <w:szCs w:val="24"/>
              <w:u w:val="single"/>
            </w:rPr>
          </w:rPrChange>
        </w:rPr>
      </w:pPr>
    </w:p>
    <w:p w14:paraId="4881CA6C"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24" w:author="TheWork Villa" w:date="2025-10-11T12:26:00Z" w16du:dateUtc="2025-10-11T06:56:00Z">
            <w:rPr>
              <w:b/>
              <w:bCs/>
              <w:sz w:val="24"/>
              <w:szCs w:val="24"/>
              <w:u w:val="single"/>
            </w:rPr>
          </w:rPrChange>
        </w:rPr>
      </w:pPr>
    </w:p>
    <w:p w14:paraId="363F5AD1"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25" w:author="TheWork Villa" w:date="2025-10-11T12:26:00Z" w16du:dateUtc="2025-10-11T06:56:00Z">
            <w:rPr>
              <w:b/>
              <w:bCs/>
              <w:sz w:val="24"/>
              <w:szCs w:val="24"/>
              <w:u w:val="single"/>
            </w:rPr>
          </w:rPrChange>
        </w:rPr>
      </w:pPr>
    </w:p>
    <w:p w14:paraId="378BC5A4"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26" w:author="TheWork Villa" w:date="2025-10-11T12:26:00Z" w16du:dateUtc="2025-10-11T06:56:00Z">
            <w:rPr>
              <w:b/>
              <w:bCs/>
              <w:sz w:val="24"/>
              <w:szCs w:val="24"/>
              <w:u w:val="single"/>
            </w:rPr>
          </w:rPrChange>
        </w:rPr>
      </w:pPr>
    </w:p>
    <w:p w14:paraId="0829E386"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center"/>
        <w:rPr>
          <w:b/>
          <w:bCs/>
          <w:color w:val="auto"/>
          <w:sz w:val="24"/>
          <w:szCs w:val="24"/>
          <w:u w:val="single"/>
          <w:rPrChange w:id="27" w:author="TheWork Villa" w:date="2025-10-11T12:26:00Z" w16du:dateUtc="2025-10-11T06:56:00Z">
            <w:rPr>
              <w:b/>
              <w:bCs/>
              <w:sz w:val="24"/>
              <w:szCs w:val="24"/>
              <w:u w:val="single"/>
            </w:rPr>
          </w:rPrChange>
        </w:rPr>
      </w:pPr>
    </w:p>
    <w:p w14:paraId="4A0A2EF8" w14:textId="77777777" w:rsidR="00D40080" w:rsidRPr="00AA6AD5" w:rsidRDefault="0064591B"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b/>
          <w:bCs/>
          <w:color w:val="auto"/>
          <w:u w:val="single"/>
          <w:rPrChange w:id="28" w:author="TheWork Villa" w:date="2025-10-11T12:26:00Z" w16du:dateUtc="2025-10-11T06:56:00Z">
            <w:rPr>
              <w:b/>
              <w:bCs/>
              <w:u w:val="single"/>
            </w:rPr>
          </w:rPrChange>
        </w:rPr>
      </w:pPr>
      <w:r w:rsidRPr="00AA6AD5">
        <w:rPr>
          <w:b/>
          <w:bCs/>
          <w:color w:val="auto"/>
          <w:u w:val="single"/>
          <w:rPrChange w:id="29" w:author="TheWork Villa" w:date="2025-10-11T12:26:00Z" w16du:dateUtc="2025-10-11T06:56:00Z">
            <w:rPr>
              <w:b/>
              <w:bCs/>
              <w:u w:val="single"/>
            </w:rPr>
          </w:rPrChange>
        </w:rPr>
        <w:t>LEAVE AND LICENSE AGREEMENT</w:t>
      </w:r>
    </w:p>
    <w:p w14:paraId="03B8CF24" w14:textId="77777777" w:rsidR="00D40080" w:rsidRPr="00AA6AD5" w:rsidRDefault="00D40080"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b/>
          <w:bCs/>
          <w:color w:val="auto"/>
          <w:u w:color="C0504D"/>
          <w:rPrChange w:id="30" w:author="TheWork Villa" w:date="2025-10-11T12:26:00Z" w16du:dateUtc="2025-10-11T06:56:00Z">
            <w:rPr>
              <w:b/>
              <w:bCs/>
              <w:color w:val="C0504D"/>
              <w:u w:color="C0504D"/>
            </w:rPr>
          </w:rPrChange>
        </w:rPr>
      </w:pPr>
    </w:p>
    <w:p w14:paraId="63EF52E5" w14:textId="2F9D8B56" w:rsidR="00D40080" w:rsidRPr="00AA6AD5" w:rsidRDefault="0064591B"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b/>
          <w:bCs/>
          <w:color w:val="auto"/>
          <w:rPrChange w:id="31" w:author="TheWork Villa" w:date="2025-10-11T12:26:00Z" w16du:dateUtc="2025-10-11T06:56:00Z">
            <w:rPr>
              <w:b/>
              <w:bCs/>
            </w:rPr>
          </w:rPrChange>
        </w:rPr>
      </w:pPr>
      <w:r w:rsidRPr="00AA6AD5">
        <w:rPr>
          <w:color w:val="auto"/>
          <w:rPrChange w:id="32" w:author="TheWork Villa" w:date="2025-10-11T12:26:00Z" w16du:dateUtc="2025-10-11T06:56:00Z">
            <w:rPr/>
          </w:rPrChange>
        </w:rPr>
        <w:t>This LEAVE AND LICENSE AGREEMENT is made on date</w:t>
      </w:r>
      <w:r w:rsidR="00306478" w:rsidRPr="00AA6AD5">
        <w:rPr>
          <w:color w:val="auto"/>
          <w:rPrChange w:id="33" w:author="TheWork Villa" w:date="2025-10-11T12:26:00Z" w16du:dateUtc="2025-10-11T06:56:00Z">
            <w:rPr/>
          </w:rPrChange>
        </w:rPr>
        <w:t xml:space="preserve"> </w:t>
      </w:r>
      <w:ins w:id="34" w:author="TheWork Villa" w:date="2026-04-03T16:17:00Z" w16du:dateUtc="2026-04-03T10:47:00Z">
        <w:r w:rsidR="00443D17">
          <w:rPr>
            <w:rFonts w:cs="Times New Roman"/>
            <w:b/>
            <w:color w:val="auto"/>
            <w:highlight w:val="yellow"/>
          </w:rPr>
          <w:t>03</w:t>
        </w:r>
      </w:ins>
      <w:del w:id="35" w:author="TheWork Villa" w:date="2025-10-27T12:08:00Z" w16du:dateUtc="2025-10-27T06:38:00Z">
        <w:r w:rsidR="004773D7" w:rsidRPr="004F4740" w:rsidDel="00E42393">
          <w:rPr>
            <w:rFonts w:cs="Times New Roman"/>
            <w:b/>
            <w:color w:val="auto"/>
            <w:highlight w:val="yellow"/>
            <w:rPrChange w:id="36" w:author="TheWork Villa" w:date="2025-10-27T12:59:00Z" w16du:dateUtc="2025-10-27T07:29:00Z">
              <w:rPr>
                <w:rFonts w:cs="Times New Roman"/>
                <w:b/>
                <w:color w:val="EE0000"/>
              </w:rPr>
            </w:rPrChange>
          </w:rPr>
          <w:delText>31</w:delText>
        </w:r>
      </w:del>
      <w:ins w:id="37" w:author="TheWork Villa" w:date="2026-04-03T16:18:00Z" w16du:dateUtc="2026-04-03T10:48:00Z">
        <w:r w:rsidR="00443D17">
          <w:rPr>
            <w:rFonts w:cs="Times New Roman"/>
            <w:b/>
            <w:color w:val="auto"/>
            <w:highlight w:val="yellow"/>
          </w:rPr>
          <w:t>rd</w:t>
        </w:r>
      </w:ins>
      <w:del w:id="38" w:author="TheWork Villa" w:date="2025-10-27T12:08:00Z" w16du:dateUtc="2025-10-27T06:38:00Z">
        <w:r w:rsidR="004773D7" w:rsidRPr="004F4740" w:rsidDel="00E42393">
          <w:rPr>
            <w:rFonts w:cs="Times New Roman"/>
            <w:b/>
            <w:color w:val="auto"/>
            <w:highlight w:val="yellow"/>
            <w:rPrChange w:id="39" w:author="TheWork Villa" w:date="2025-10-27T12:59:00Z" w16du:dateUtc="2025-10-27T07:29:00Z">
              <w:rPr>
                <w:rFonts w:cs="Times New Roman"/>
                <w:b/>
                <w:color w:val="EE0000"/>
              </w:rPr>
            </w:rPrChange>
          </w:rPr>
          <w:delText>st</w:delText>
        </w:r>
      </w:del>
      <w:r w:rsidR="00CD30A2" w:rsidRPr="004F4740">
        <w:rPr>
          <w:rFonts w:cs="Times New Roman"/>
          <w:b/>
          <w:bCs/>
          <w:color w:val="auto"/>
          <w:highlight w:val="yellow"/>
          <w:rPrChange w:id="40" w:author="TheWork Villa" w:date="2025-10-27T12:59:00Z" w16du:dateUtc="2025-10-27T07:29:00Z">
            <w:rPr>
              <w:rFonts w:cs="Times New Roman"/>
              <w:b/>
              <w:bCs/>
              <w:color w:val="EE0000"/>
            </w:rPr>
          </w:rPrChange>
        </w:rPr>
        <w:t xml:space="preserve"> </w:t>
      </w:r>
      <w:del w:id="41" w:author="TheWork Villa" w:date="2025-10-27T12:08:00Z" w16du:dateUtc="2025-10-27T06:38:00Z">
        <w:r w:rsidR="00CD30A2" w:rsidRPr="004F4740" w:rsidDel="00E42393">
          <w:rPr>
            <w:rFonts w:cs="Times New Roman"/>
            <w:b/>
            <w:bCs/>
            <w:color w:val="auto"/>
            <w:highlight w:val="yellow"/>
            <w:rPrChange w:id="42" w:author="TheWork Villa" w:date="2025-10-27T12:59:00Z" w16du:dateUtc="2025-10-27T07:29:00Z">
              <w:rPr>
                <w:rFonts w:cs="Times New Roman"/>
                <w:b/>
                <w:bCs/>
                <w:color w:val="EE0000"/>
              </w:rPr>
            </w:rPrChange>
          </w:rPr>
          <w:delText>March</w:delText>
        </w:r>
      </w:del>
      <w:ins w:id="43" w:author="TheWork Villa" w:date="2026-04-03T16:17:00Z" w16du:dateUtc="2026-04-03T10:47:00Z">
        <w:r w:rsidR="00443D17">
          <w:rPr>
            <w:rFonts w:cs="Times New Roman"/>
            <w:b/>
            <w:bCs/>
            <w:color w:val="auto"/>
            <w:highlight w:val="yellow"/>
          </w:rPr>
          <w:t>April</w:t>
        </w:r>
      </w:ins>
      <w:r w:rsidR="004773D7" w:rsidRPr="004F4740">
        <w:rPr>
          <w:rFonts w:cs="Times New Roman"/>
          <w:b/>
          <w:bCs/>
          <w:color w:val="auto"/>
          <w:highlight w:val="yellow"/>
          <w:rPrChange w:id="44" w:author="TheWork Villa" w:date="2025-10-27T12:59:00Z" w16du:dateUtc="2025-10-27T07:29:00Z">
            <w:rPr>
              <w:rFonts w:cs="Times New Roman"/>
              <w:b/>
              <w:bCs/>
              <w:color w:val="EE0000"/>
            </w:rPr>
          </w:rPrChange>
        </w:rPr>
        <w:t xml:space="preserve"> 202</w:t>
      </w:r>
      <w:ins w:id="45" w:author="TheWork Villa" w:date="2026-04-03T16:18:00Z" w16du:dateUtc="2026-04-03T10:48:00Z">
        <w:r w:rsidR="00443D17">
          <w:rPr>
            <w:rFonts w:cs="Times New Roman"/>
            <w:b/>
            <w:bCs/>
            <w:color w:val="auto"/>
            <w:highlight w:val="yellow"/>
          </w:rPr>
          <w:t>6</w:t>
        </w:r>
      </w:ins>
      <w:del w:id="46" w:author="TheWork Villa" w:date="2026-04-03T16:18:00Z" w16du:dateUtc="2026-04-03T10:48:00Z">
        <w:r w:rsidR="004773D7" w:rsidRPr="004F4740" w:rsidDel="00443D17">
          <w:rPr>
            <w:rFonts w:cs="Times New Roman"/>
            <w:b/>
            <w:bCs/>
            <w:color w:val="auto"/>
            <w:highlight w:val="yellow"/>
            <w:rPrChange w:id="47" w:author="TheWork Villa" w:date="2025-10-27T12:59:00Z" w16du:dateUtc="2025-10-27T07:29:00Z">
              <w:rPr>
                <w:rFonts w:cs="Times New Roman"/>
                <w:b/>
                <w:bCs/>
                <w:color w:val="EE0000"/>
              </w:rPr>
            </w:rPrChange>
          </w:rPr>
          <w:delText>5</w:delText>
        </w:r>
      </w:del>
      <w:r w:rsidR="00306478" w:rsidRPr="00AA6AD5">
        <w:rPr>
          <w:b/>
          <w:bCs/>
          <w:color w:val="auto"/>
          <w:rPrChange w:id="48" w:author="TheWork Villa" w:date="2025-10-11T12:26:00Z" w16du:dateUtc="2025-10-11T06:56:00Z">
            <w:rPr>
              <w:b/>
              <w:bCs/>
            </w:rPr>
          </w:rPrChange>
        </w:rPr>
        <w:t xml:space="preserve"> </w:t>
      </w:r>
      <w:r w:rsidRPr="00AA6AD5">
        <w:rPr>
          <w:color w:val="auto"/>
          <w:rPrChange w:id="49" w:author="TheWork Villa" w:date="2025-10-11T12:26:00Z" w16du:dateUtc="2025-10-11T06:56:00Z">
            <w:rPr/>
          </w:rPrChange>
        </w:rPr>
        <w:t>between</w:t>
      </w:r>
      <w:r w:rsidR="00C373C4" w:rsidRPr="00AA6AD5">
        <w:rPr>
          <w:color w:val="auto"/>
          <w:rPrChange w:id="50" w:author="TheWork Villa" w:date="2025-10-11T12:26:00Z" w16du:dateUtc="2025-10-11T06:56:00Z">
            <w:rPr/>
          </w:rPrChange>
        </w:rPr>
        <w:t xml:space="preserve"> </w:t>
      </w:r>
      <w:r w:rsidRPr="00AA6AD5">
        <w:rPr>
          <w:b/>
          <w:bCs/>
          <w:color w:val="auto"/>
          <w:rPrChange w:id="51" w:author="TheWork Villa" w:date="2025-10-11T12:26:00Z" w16du:dateUtc="2025-10-11T06:56:00Z">
            <w:rPr>
              <w:b/>
              <w:bCs/>
            </w:rPr>
          </w:rPrChange>
        </w:rPr>
        <w:t>SREE DESIGN INFRASTRUCTURE PRIVATE LIMITED</w:t>
      </w:r>
      <w:r w:rsidRPr="00AA6AD5">
        <w:rPr>
          <w:color w:val="auto"/>
          <w:rPrChange w:id="52" w:author="TheWork Villa" w:date="2025-10-11T12:26:00Z" w16du:dateUtc="2025-10-11T06:56:00Z">
            <w:rPr/>
          </w:rPrChange>
        </w:rPr>
        <w:t>,</w:t>
      </w:r>
      <w:r w:rsidR="00A20DB7" w:rsidRPr="00AA6AD5">
        <w:rPr>
          <w:color w:val="auto"/>
          <w:rPrChange w:id="53" w:author="TheWork Villa" w:date="2025-10-11T12:26:00Z" w16du:dateUtc="2025-10-11T06:56:00Z">
            <w:rPr/>
          </w:rPrChange>
        </w:rPr>
        <w:t xml:space="preserve"> </w:t>
      </w:r>
      <w:r w:rsidR="007B1B73" w:rsidRPr="00AA6AD5">
        <w:rPr>
          <w:color w:val="auto"/>
          <w:rPrChange w:id="54" w:author="TheWork Villa" w:date="2025-10-11T12:26:00Z" w16du:dateUtc="2025-10-11T06:56:00Z">
            <w:rPr/>
          </w:rPrChange>
        </w:rPr>
        <w:t xml:space="preserve">having </w:t>
      </w:r>
      <w:r w:rsidRPr="00AA6AD5">
        <w:rPr>
          <w:color w:val="auto"/>
          <w:rPrChange w:id="55" w:author="TheWork Villa" w:date="2025-10-11T12:26:00Z" w16du:dateUtc="2025-10-11T06:56:00Z">
            <w:rPr/>
          </w:rPrChange>
        </w:rPr>
        <w:t xml:space="preserve">registered office address at </w:t>
      </w:r>
      <w:r w:rsidRPr="00AA6AD5">
        <w:rPr>
          <w:color w:val="auto"/>
          <w:rtl/>
          <w:rPrChange w:id="56" w:author="TheWork Villa" w:date="2025-10-11T12:26:00Z" w16du:dateUtc="2025-10-11T06:56:00Z">
            <w:rPr>
              <w:rtl/>
            </w:rPr>
          </w:rPrChange>
        </w:rPr>
        <w:t>‘</w:t>
      </w:r>
      <w:r w:rsidRPr="00AA6AD5">
        <w:rPr>
          <w:color w:val="auto"/>
          <w:lang w:val="nl-NL"/>
          <w:rPrChange w:id="57" w:author="TheWork Villa" w:date="2025-10-11T12:26:00Z" w16du:dateUtc="2025-10-11T06:56:00Z">
            <w:rPr>
              <w:lang w:val="nl-NL"/>
            </w:rPr>
          </w:rPrChange>
        </w:rPr>
        <w:t>Prakash Presidium</w:t>
      </w:r>
      <w:r w:rsidRPr="00AA6AD5">
        <w:rPr>
          <w:color w:val="auto"/>
          <w:rtl/>
          <w:rPrChange w:id="58" w:author="TheWork Villa" w:date="2025-10-11T12:26:00Z" w16du:dateUtc="2025-10-11T06:56:00Z">
            <w:rPr>
              <w:rtl/>
            </w:rPr>
          </w:rPrChange>
        </w:rPr>
        <w:t xml:space="preserve">’ </w:t>
      </w:r>
      <w:r w:rsidRPr="00AA6AD5">
        <w:rPr>
          <w:color w:val="auto"/>
          <w:rPrChange w:id="59" w:author="TheWork Villa" w:date="2025-10-11T12:26:00Z" w16du:dateUtc="2025-10-11T06:56:00Z">
            <w:rPr/>
          </w:rPrChange>
        </w:rPr>
        <w:t xml:space="preserve">110, Mahatma Gandhi Road, Nungambakkam, Chennai 600034, through its Authorized Signatory, Naval Chordia, hereinafter referred to as </w:t>
      </w:r>
      <w:r w:rsidRPr="00AA6AD5">
        <w:rPr>
          <w:color w:val="auto"/>
          <w:rtl/>
          <w:lang w:val="ar-SA"/>
          <w:rPrChange w:id="60" w:author="TheWork Villa" w:date="2025-10-11T12:26:00Z" w16du:dateUtc="2025-10-11T06:56:00Z">
            <w:rPr>
              <w:rtl/>
              <w:lang w:val="ar-SA"/>
            </w:rPr>
          </w:rPrChange>
        </w:rPr>
        <w:t>“</w:t>
      </w:r>
      <w:r w:rsidRPr="00AA6AD5">
        <w:rPr>
          <w:color w:val="auto"/>
          <w:rPrChange w:id="61" w:author="TheWork Villa" w:date="2025-10-11T12:26:00Z" w16du:dateUtc="2025-10-11T06:56:00Z">
            <w:rPr/>
          </w:rPrChange>
        </w:rPr>
        <w:t>Lessor / Service Provider”,</w:t>
      </w:r>
    </w:p>
    <w:p w14:paraId="6F4C0B95" w14:textId="77777777" w:rsidR="004E5C69" w:rsidRPr="00AA6AD5" w:rsidRDefault="004E5C69"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color w:val="auto"/>
          <w:rPrChange w:id="62" w:author="TheWork Villa" w:date="2025-10-11T12:26:00Z" w16du:dateUtc="2025-10-11T06:56:00Z">
            <w:rPr/>
          </w:rPrChange>
        </w:rPr>
      </w:pPr>
    </w:p>
    <w:p w14:paraId="53653EA6" w14:textId="77777777" w:rsidR="00D40080" w:rsidRPr="00AA6AD5" w:rsidRDefault="0064591B"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color w:val="auto"/>
          <w:rPrChange w:id="63" w:author="TheWork Villa" w:date="2025-10-11T12:26:00Z" w16du:dateUtc="2025-10-11T06:56:00Z">
            <w:rPr/>
          </w:rPrChange>
        </w:rPr>
      </w:pPr>
      <w:r w:rsidRPr="00AA6AD5">
        <w:rPr>
          <w:color w:val="auto"/>
          <w:rPrChange w:id="64" w:author="TheWork Villa" w:date="2025-10-11T12:26:00Z" w16du:dateUtc="2025-10-11T06:56:00Z">
            <w:rPr/>
          </w:rPrChange>
        </w:rPr>
        <w:t>and</w:t>
      </w:r>
    </w:p>
    <w:p w14:paraId="6E215951" w14:textId="77777777" w:rsidR="004E5C69" w:rsidRPr="00AA6AD5" w:rsidRDefault="004E5C69"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cs="Times New Roman"/>
          <w:b/>
          <w:bCs/>
          <w:color w:val="auto"/>
          <w:rPrChange w:id="65" w:author="TheWork Villa" w:date="2025-10-11T12:26:00Z" w16du:dateUtc="2025-10-11T06:56:00Z">
            <w:rPr>
              <w:rFonts w:cs="Times New Roman"/>
              <w:b/>
              <w:bCs/>
            </w:rPr>
          </w:rPrChange>
        </w:rPr>
      </w:pPr>
    </w:p>
    <w:p w14:paraId="286967AA" w14:textId="5A75EB6E" w:rsidR="00443D17" w:rsidRPr="00443D17" w:rsidRDefault="00E44E41" w:rsidP="00443D17">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ins w:id="66" w:author="TheWork Villa" w:date="2026-04-03T16:18:00Z" w16du:dateUtc="2026-04-03T10:48:00Z"/>
          <w:color w:val="auto"/>
          <w:shd w:val="clear" w:color="auto" w:fill="FFFFFF"/>
        </w:rPr>
      </w:pPr>
      <w:ins w:id="67" w:author="TheWork Villa" w:date="2026-04-11T12:06:00Z" w16du:dateUtc="2026-04-11T06:36:00Z">
        <w:r w:rsidRPr="00E44E41">
          <w:rPr>
            <w:b/>
            <w:bCs/>
            <w:color w:val="auto"/>
            <w:highlight w:val="yellow"/>
            <w:shd w:val="clear" w:color="auto" w:fill="FFFFFF"/>
            <w:rPrChange w:id="68" w:author="TheWork Villa" w:date="2026-04-11T12:06:00Z" w16du:dateUtc="2026-04-11T06:36:00Z">
              <w:rPr>
                <w:b/>
                <w:bCs/>
                <w:color w:val="auto"/>
                <w:shd w:val="clear" w:color="auto" w:fill="FFFFFF"/>
              </w:rPr>
            </w:rPrChange>
          </w:rPr>
          <w:t>-------------------------------------------------</w:t>
        </w:r>
      </w:ins>
      <w:ins w:id="69" w:author="TheWork Villa" w:date="2026-04-03T16:18:00Z" w16du:dateUtc="2026-04-03T10:48:00Z">
        <w:r w:rsidR="00443D17" w:rsidRPr="00443D17">
          <w:rPr>
            <w:color w:val="auto"/>
            <w:shd w:val="clear" w:color="auto" w:fill="FFFFFF"/>
          </w:rPr>
          <w:t xml:space="preserve">through its </w:t>
        </w:r>
        <w:proofErr w:type="gramStart"/>
        <w:r w:rsidR="00443D17" w:rsidRPr="00443D17">
          <w:rPr>
            <w:color w:val="auto"/>
            <w:shd w:val="clear" w:color="auto" w:fill="FFFFFF"/>
          </w:rPr>
          <w:t>Director</w:t>
        </w:r>
        <w:proofErr w:type="gramEnd"/>
        <w:r w:rsidR="00443D17" w:rsidRPr="00443D17">
          <w:rPr>
            <w:color w:val="auto"/>
            <w:shd w:val="clear" w:color="auto" w:fill="FFFFFF"/>
          </w:rPr>
          <w:t xml:space="preserve"> </w:t>
        </w:r>
      </w:ins>
      <w:ins w:id="70" w:author="TheWork Villa" w:date="2026-04-11T12:06:00Z" w16du:dateUtc="2026-04-11T06:36:00Z">
        <w:r w:rsidRPr="00E44E41">
          <w:rPr>
            <w:color w:val="auto"/>
            <w:highlight w:val="yellow"/>
            <w:shd w:val="clear" w:color="auto" w:fill="FFFFFF"/>
            <w:rPrChange w:id="71" w:author="TheWork Villa" w:date="2026-04-11T12:06:00Z" w16du:dateUtc="2026-04-11T06:36:00Z">
              <w:rPr>
                <w:color w:val="auto"/>
                <w:shd w:val="clear" w:color="auto" w:fill="FFFFFF"/>
              </w:rPr>
            </w:rPrChange>
          </w:rPr>
          <w:t>-----------------------------</w:t>
        </w:r>
      </w:ins>
      <w:ins w:id="72" w:author="TheWork Villa" w:date="2026-04-03T16:18:00Z" w16du:dateUtc="2026-04-03T10:48:00Z">
        <w:r w:rsidR="00443D17" w:rsidRPr="00443D17">
          <w:rPr>
            <w:color w:val="auto"/>
            <w:shd w:val="clear" w:color="auto" w:fill="FFFFFF"/>
          </w:rPr>
          <w:t>having</w:t>
        </w:r>
      </w:ins>
    </w:p>
    <w:p w14:paraId="07D0C313" w14:textId="54257FC5" w:rsidR="00443D17" w:rsidRPr="00443D17" w:rsidRDefault="00443D17" w:rsidP="00E44E41">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ins w:id="73" w:author="TheWork Villa" w:date="2026-04-03T16:18:00Z" w16du:dateUtc="2026-04-03T10:48:00Z"/>
          <w:color w:val="auto"/>
          <w:shd w:val="clear" w:color="auto" w:fill="FFFFFF"/>
        </w:rPr>
      </w:pPr>
      <w:ins w:id="74" w:author="TheWork Villa" w:date="2026-04-03T16:18:00Z" w16du:dateUtc="2026-04-03T10:48:00Z">
        <w:r w:rsidRPr="00443D17">
          <w:rPr>
            <w:color w:val="auto"/>
            <w:shd w:val="clear" w:color="auto" w:fill="FFFFFF"/>
          </w:rPr>
          <w:t xml:space="preserve">registered office at </w:t>
        </w:r>
      </w:ins>
      <w:ins w:id="75" w:author="TheWork Villa" w:date="2026-04-11T12:06:00Z" w16du:dateUtc="2026-04-11T06:36:00Z">
        <w:r w:rsidR="00E44E41" w:rsidRPr="00E44E41">
          <w:rPr>
            <w:color w:val="auto"/>
            <w:highlight w:val="yellow"/>
            <w:shd w:val="clear" w:color="auto" w:fill="FFFFFF"/>
            <w:rPrChange w:id="76" w:author="TheWork Villa" w:date="2026-04-11T12:07:00Z" w16du:dateUtc="2026-04-11T06:37:00Z">
              <w:rPr>
                <w:color w:val="auto"/>
                <w:shd w:val="clear" w:color="auto" w:fill="FFFFFF"/>
              </w:rPr>
            </w:rPrChange>
          </w:rPr>
          <w:t>---------------------------------------------------------------------</w:t>
        </w:r>
      </w:ins>
      <w:ins w:id="77" w:author="TheWork Villa" w:date="2026-04-11T12:07:00Z" w16du:dateUtc="2026-04-11T06:37:00Z">
        <w:r w:rsidR="00E44E41" w:rsidRPr="00E44E41">
          <w:rPr>
            <w:color w:val="auto"/>
            <w:highlight w:val="yellow"/>
            <w:shd w:val="clear" w:color="auto" w:fill="FFFFFF"/>
            <w:rPrChange w:id="78" w:author="TheWork Villa" w:date="2026-04-11T12:07:00Z" w16du:dateUtc="2026-04-11T06:37:00Z">
              <w:rPr>
                <w:color w:val="auto"/>
                <w:shd w:val="clear" w:color="auto" w:fill="FFFFFF"/>
              </w:rPr>
            </w:rPrChange>
          </w:rPr>
          <w:t>-------------------------------</w:t>
        </w:r>
      </w:ins>
      <w:ins w:id="79" w:author="TheWork Villa" w:date="2026-04-03T16:18:00Z" w16du:dateUtc="2026-04-03T10:48:00Z">
        <w:r w:rsidRPr="00443D17">
          <w:rPr>
            <w:color w:val="auto"/>
            <w:shd w:val="clear" w:color="auto" w:fill="FFFFFF"/>
          </w:rPr>
          <w:t>with PAN Number</w:t>
        </w:r>
      </w:ins>
      <w:ins w:id="80" w:author="TheWork Villa" w:date="2026-04-11T12:07:00Z" w16du:dateUtc="2026-04-11T06:37:00Z">
        <w:r w:rsidR="00E44E41" w:rsidRPr="00E44E41">
          <w:rPr>
            <w:b/>
            <w:bCs/>
            <w:color w:val="auto"/>
            <w:highlight w:val="yellow"/>
            <w:shd w:val="clear" w:color="auto" w:fill="FFFFFF"/>
            <w:rPrChange w:id="81" w:author="TheWork Villa" w:date="2026-04-11T12:07:00Z" w16du:dateUtc="2026-04-11T06:37:00Z">
              <w:rPr>
                <w:b/>
                <w:bCs/>
                <w:color w:val="auto"/>
                <w:shd w:val="clear" w:color="auto" w:fill="FFFFFF"/>
              </w:rPr>
            </w:rPrChange>
          </w:rPr>
          <w:t>------------------------</w:t>
        </w:r>
      </w:ins>
      <w:ins w:id="82" w:author="TheWork Villa" w:date="2026-04-03T16:18:00Z" w16du:dateUtc="2026-04-03T10:48:00Z">
        <w:r w:rsidRPr="00443D17">
          <w:rPr>
            <w:color w:val="auto"/>
            <w:shd w:val="clear" w:color="auto" w:fill="FFFFFF"/>
          </w:rPr>
          <w:t>, hereinafter referred to as “Lessee/Client”. (KYC is</w:t>
        </w:r>
      </w:ins>
    </w:p>
    <w:p w14:paraId="2B513657" w14:textId="6ED87043" w:rsidR="007E14A9" w:rsidRPr="00E42393" w:rsidDel="00E42393" w:rsidRDefault="00443D17" w:rsidP="00443D17">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del w:id="83" w:author="TheWork Villa" w:date="2025-10-27T12:09:00Z" w16du:dateUtc="2025-10-27T06:39:00Z"/>
          <w:b/>
          <w:bCs/>
          <w:color w:val="auto"/>
          <w:shd w:val="clear" w:color="auto" w:fill="FFFFFF"/>
          <w:rPrChange w:id="84" w:author="TheWork Villa" w:date="2025-10-27T12:09:00Z" w16du:dateUtc="2025-10-27T06:39:00Z">
            <w:rPr>
              <w:del w:id="85" w:author="TheWork Villa" w:date="2025-10-27T12:09:00Z" w16du:dateUtc="2025-10-27T06:39:00Z"/>
            </w:rPr>
          </w:rPrChange>
        </w:rPr>
      </w:pPr>
      <w:ins w:id="86" w:author="TheWork Villa" w:date="2026-04-03T16:18:00Z" w16du:dateUtc="2026-04-03T10:48:00Z">
        <w:r w:rsidRPr="00443D17">
          <w:rPr>
            <w:color w:val="auto"/>
            <w:shd w:val="clear" w:color="auto" w:fill="FFFFFF"/>
          </w:rPr>
          <w:t>attached).</w:t>
        </w:r>
      </w:ins>
      <w:del w:id="87" w:author="TheWork Villa" w:date="2025-10-03T15:01:00Z" w16du:dateUtc="2025-10-03T09:31:00Z">
        <w:r w:rsidR="003B187F" w:rsidRPr="004F4740" w:rsidDel="00E70D65">
          <w:rPr>
            <w:b/>
            <w:bCs/>
            <w:color w:val="auto"/>
            <w:highlight w:val="yellow"/>
            <w:shd w:val="clear" w:color="auto" w:fill="FFFFFF"/>
            <w:rPrChange w:id="88" w:author="TheWork Villa" w:date="2025-10-27T12:59:00Z" w16du:dateUtc="2025-10-27T07:29:00Z">
              <w:rPr>
                <w:b/>
                <w:bCs/>
                <w:strike/>
                <w:color w:val="FF0000"/>
                <w:shd w:val="clear" w:color="auto" w:fill="FFFFFF"/>
              </w:rPr>
            </w:rPrChange>
          </w:rPr>
          <w:delText>---------------------------------------</w:delText>
        </w:r>
        <w:r w:rsidR="00925642" w:rsidRPr="004F4740" w:rsidDel="00E70D65">
          <w:rPr>
            <w:color w:val="auto"/>
            <w:highlight w:val="yellow"/>
            <w:rPrChange w:id="89" w:author="TheWork Villa" w:date="2025-10-27T12:59:00Z" w16du:dateUtc="2025-10-27T07:29:00Z">
              <w:rPr>
                <w:strike/>
              </w:rPr>
            </w:rPrChange>
          </w:rPr>
          <w:delText>t</w:delText>
        </w:r>
      </w:del>
      <w:del w:id="90" w:author="TheWork Villa" w:date="2025-10-27T12:09:00Z" w16du:dateUtc="2025-10-27T06:39:00Z">
        <w:r w:rsidR="00925642" w:rsidRPr="004F4740" w:rsidDel="00E42393">
          <w:rPr>
            <w:color w:val="auto"/>
            <w:highlight w:val="yellow"/>
            <w:rPrChange w:id="91" w:author="TheWork Villa" w:date="2025-10-27T12:59:00Z" w16du:dateUtc="2025-10-27T07:29:00Z">
              <w:rPr/>
            </w:rPrChange>
          </w:rPr>
          <w:delText xml:space="preserve">hrough its Director </w:delText>
        </w:r>
      </w:del>
      <w:del w:id="92" w:author="TheWork Villa" w:date="2025-10-03T15:01:00Z" w16du:dateUtc="2025-10-03T09:31:00Z">
        <w:r w:rsidR="003B187F" w:rsidRPr="004F4740" w:rsidDel="00012819">
          <w:rPr>
            <w:color w:val="auto"/>
            <w:highlight w:val="yellow"/>
            <w:rPrChange w:id="93" w:author="TheWork Villa" w:date="2025-10-27T12:59:00Z" w16du:dateUtc="2025-10-27T07:29:00Z">
              <w:rPr/>
            </w:rPrChange>
          </w:rPr>
          <w:delText>-------------------------</w:delText>
        </w:r>
      </w:del>
      <w:del w:id="94" w:author="TheWork Villa" w:date="2025-10-27T12:09:00Z" w16du:dateUtc="2025-10-27T06:39:00Z">
        <w:r w:rsidR="00925642" w:rsidRPr="004F4740" w:rsidDel="00E42393">
          <w:rPr>
            <w:color w:val="auto"/>
            <w:highlight w:val="yellow"/>
            <w:rPrChange w:id="95" w:author="TheWork Villa" w:date="2025-10-27T12:59:00Z" w16du:dateUtc="2025-10-27T07:29:00Z">
              <w:rPr/>
            </w:rPrChange>
          </w:rPr>
          <w:delText xml:space="preserve">having registered office at A-6/25, Paschim Vihar, Delhi, West Delhi, Delhi, 110063 with PAN Number </w:delText>
        </w:r>
      </w:del>
      <w:del w:id="96" w:author="TheWork Villa" w:date="2025-10-03T15:02:00Z" w16du:dateUtc="2025-10-03T09:32:00Z">
        <w:r w:rsidR="003B187F" w:rsidRPr="004F4740" w:rsidDel="00012819">
          <w:rPr>
            <w:color w:val="auto"/>
            <w:highlight w:val="yellow"/>
            <w:rPrChange w:id="97" w:author="TheWork Villa" w:date="2025-10-27T12:59:00Z" w16du:dateUtc="2025-10-27T07:29:00Z">
              <w:rPr/>
            </w:rPrChange>
          </w:rPr>
          <w:delText>--------------------------</w:delText>
        </w:r>
      </w:del>
      <w:del w:id="98" w:author="TheWork Villa" w:date="2025-10-27T12:09:00Z" w16du:dateUtc="2025-10-27T06:39:00Z">
        <w:r w:rsidR="00925642" w:rsidRPr="004F4740" w:rsidDel="00E42393">
          <w:rPr>
            <w:color w:val="auto"/>
            <w:highlight w:val="yellow"/>
            <w:rPrChange w:id="99" w:author="TheWork Villa" w:date="2025-10-27T12:59:00Z" w16du:dateUtc="2025-10-27T07:29:00Z">
              <w:rPr/>
            </w:rPrChange>
          </w:rPr>
          <w:delText>, hereinafter referred to as “Lessee/Client”. (KYC is attached).</w:delText>
        </w:r>
      </w:del>
    </w:p>
    <w:p w14:paraId="632BBF5E" w14:textId="77777777" w:rsidR="00925642" w:rsidRPr="00AA6AD5" w:rsidRDefault="00925642" w:rsidP="00E42393">
      <w:pPr>
        <w:pStyle w:val="Body"/>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b/>
          <w:bCs/>
          <w:color w:val="auto"/>
          <w:lang w:val="de-DE"/>
          <w:rPrChange w:id="100" w:author="TheWork Villa" w:date="2025-10-11T12:26:00Z" w16du:dateUtc="2025-10-11T06:56:00Z">
            <w:rPr>
              <w:b/>
              <w:bCs/>
              <w:lang w:val="de-DE"/>
            </w:rPr>
          </w:rPrChange>
        </w:rPr>
      </w:pPr>
    </w:p>
    <w:p w14:paraId="659E6831" w14:textId="77777777" w:rsidR="00B5329F" w:rsidRPr="00AA6AD5" w:rsidRDefault="00B5329F"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b/>
          <w:bCs/>
          <w:color w:val="auto"/>
          <w:lang w:val="de-DE"/>
          <w:rPrChange w:id="101" w:author="TheWork Villa" w:date="2025-10-11T12:26:00Z" w16du:dateUtc="2025-10-11T06:56:00Z">
            <w:rPr>
              <w:b/>
              <w:bCs/>
              <w:lang w:val="de-DE"/>
            </w:rPr>
          </w:rPrChange>
        </w:rPr>
      </w:pPr>
    </w:p>
    <w:p w14:paraId="09100FAC" w14:textId="77777777" w:rsidR="00D305EA" w:rsidRPr="00AA6AD5" w:rsidRDefault="00D305EA"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b/>
          <w:bCs/>
          <w:color w:val="auto"/>
          <w:lang w:val="de-DE"/>
          <w:rPrChange w:id="102" w:author="TheWork Villa" w:date="2025-10-11T12:26:00Z" w16du:dateUtc="2025-10-11T06:56:00Z">
            <w:rPr>
              <w:b/>
              <w:bCs/>
              <w:lang w:val="de-DE"/>
            </w:rPr>
          </w:rPrChange>
        </w:rPr>
      </w:pPr>
    </w:p>
    <w:p w14:paraId="4835F43A" w14:textId="77777777" w:rsidR="00D305EA" w:rsidRPr="00AA6AD5" w:rsidRDefault="00D305EA"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b/>
          <w:bCs/>
          <w:color w:val="auto"/>
          <w:lang w:val="de-DE"/>
          <w:rPrChange w:id="103" w:author="TheWork Villa" w:date="2025-10-11T12:26:00Z" w16du:dateUtc="2025-10-11T06:56:00Z">
            <w:rPr>
              <w:b/>
              <w:bCs/>
              <w:lang w:val="de-DE"/>
            </w:rPr>
          </w:rPrChange>
        </w:rPr>
      </w:pPr>
    </w:p>
    <w:p w14:paraId="58E73E7E" w14:textId="77777777" w:rsidR="00D305EA" w:rsidRPr="00AA6AD5" w:rsidRDefault="00D305EA"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b/>
          <w:bCs/>
          <w:color w:val="auto"/>
          <w:lang w:val="de-DE"/>
          <w:rPrChange w:id="104" w:author="TheWork Villa" w:date="2025-10-11T12:26:00Z" w16du:dateUtc="2025-10-11T06:56:00Z">
            <w:rPr>
              <w:b/>
              <w:bCs/>
              <w:lang w:val="de-DE"/>
            </w:rPr>
          </w:rPrChange>
        </w:rPr>
      </w:pPr>
    </w:p>
    <w:p w14:paraId="3A55576B" w14:textId="77777777" w:rsidR="00B5329F" w:rsidRPr="00AA6AD5" w:rsidRDefault="00B5329F" w:rsidP="004E5C69">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b/>
          <w:bCs/>
          <w:color w:val="auto"/>
          <w:lang w:val="de-DE"/>
          <w:rPrChange w:id="105" w:author="TheWork Villa" w:date="2025-10-11T12:26:00Z" w16du:dateUtc="2025-10-11T06:56:00Z">
            <w:rPr>
              <w:b/>
              <w:bCs/>
              <w:lang w:val="de-DE"/>
            </w:rPr>
          </w:rPrChange>
        </w:rPr>
      </w:pPr>
    </w:p>
    <w:p w14:paraId="77077012" w14:textId="77777777" w:rsidR="000D495C" w:rsidRPr="00AA6AD5" w:rsidRDefault="000D495C" w:rsidP="004E5C69">
      <w:pPr>
        <w:pStyle w:val="Body"/>
        <w:jc w:val="both"/>
        <w:rPr>
          <w:ins w:id="106" w:author="TheWork Villa" w:date="2025-10-03T15:02:00Z" w16du:dateUtc="2025-10-03T09:32:00Z"/>
          <w:b/>
          <w:bCs/>
          <w:color w:val="auto"/>
          <w:lang w:val="de-DE"/>
          <w:rPrChange w:id="107" w:author="TheWork Villa" w:date="2025-10-11T12:26:00Z" w16du:dateUtc="2025-10-11T06:56:00Z">
            <w:rPr>
              <w:ins w:id="108" w:author="TheWork Villa" w:date="2025-10-03T15:02:00Z" w16du:dateUtc="2025-10-03T09:32:00Z"/>
              <w:b/>
              <w:bCs/>
              <w:lang w:val="de-DE"/>
            </w:rPr>
          </w:rPrChange>
        </w:rPr>
      </w:pPr>
    </w:p>
    <w:p w14:paraId="406091E5" w14:textId="77777777" w:rsidR="00012819" w:rsidRPr="00AA6AD5" w:rsidRDefault="00012819" w:rsidP="004E5C69">
      <w:pPr>
        <w:pStyle w:val="Body"/>
        <w:jc w:val="both"/>
        <w:rPr>
          <w:b/>
          <w:bCs/>
          <w:color w:val="auto"/>
          <w:lang w:val="de-DE"/>
          <w:rPrChange w:id="109" w:author="TheWork Villa" w:date="2025-10-11T12:26:00Z" w16du:dateUtc="2025-10-11T06:56:00Z">
            <w:rPr>
              <w:b/>
              <w:bCs/>
              <w:lang w:val="de-DE"/>
            </w:rPr>
          </w:rPrChange>
        </w:rPr>
      </w:pPr>
    </w:p>
    <w:p w14:paraId="73635853" w14:textId="77777777" w:rsidR="004E5C69" w:rsidRPr="00AA6AD5" w:rsidRDefault="004E5C69" w:rsidP="004E5C69">
      <w:pPr>
        <w:pStyle w:val="Body"/>
        <w:jc w:val="both"/>
        <w:rPr>
          <w:b/>
          <w:bCs/>
          <w:color w:val="auto"/>
          <w:lang w:val="de-DE"/>
          <w:rPrChange w:id="110" w:author="TheWork Villa" w:date="2025-10-11T12:26:00Z" w16du:dateUtc="2025-10-11T06:56:00Z">
            <w:rPr>
              <w:b/>
              <w:bCs/>
              <w:lang w:val="de-DE"/>
            </w:rPr>
          </w:rPrChange>
        </w:rPr>
      </w:pPr>
    </w:p>
    <w:p w14:paraId="454056AC" w14:textId="77777777" w:rsidR="004E5C69" w:rsidRPr="00AA6AD5" w:rsidRDefault="004E5C69" w:rsidP="004E5C69">
      <w:pPr>
        <w:pStyle w:val="Body"/>
        <w:jc w:val="both"/>
        <w:rPr>
          <w:b/>
          <w:bCs/>
          <w:color w:val="auto"/>
          <w:lang w:val="de-DE"/>
          <w:rPrChange w:id="111" w:author="TheWork Villa" w:date="2025-10-11T12:26:00Z" w16du:dateUtc="2025-10-11T06:56:00Z">
            <w:rPr>
              <w:b/>
              <w:bCs/>
              <w:lang w:val="de-DE"/>
            </w:rPr>
          </w:rPrChange>
        </w:rPr>
      </w:pPr>
    </w:p>
    <w:p w14:paraId="5049DB53" w14:textId="77777777" w:rsidR="00D40080" w:rsidRPr="00AA6AD5" w:rsidRDefault="0064591B" w:rsidP="004E5C69">
      <w:pPr>
        <w:pStyle w:val="Body"/>
        <w:jc w:val="both"/>
        <w:rPr>
          <w:b/>
          <w:bCs/>
          <w:color w:val="auto"/>
          <w:rPrChange w:id="112" w:author="TheWork Villa" w:date="2025-10-11T12:26:00Z" w16du:dateUtc="2025-10-11T06:56:00Z">
            <w:rPr>
              <w:b/>
              <w:bCs/>
            </w:rPr>
          </w:rPrChange>
        </w:rPr>
      </w:pPr>
      <w:r w:rsidRPr="00AA6AD5">
        <w:rPr>
          <w:b/>
          <w:bCs/>
          <w:color w:val="auto"/>
          <w:lang w:val="de-DE"/>
          <w:rPrChange w:id="113" w:author="TheWork Villa" w:date="2025-10-11T12:26:00Z" w16du:dateUtc="2025-10-11T06:56:00Z">
            <w:rPr>
              <w:b/>
              <w:bCs/>
              <w:lang w:val="de-DE"/>
            </w:rPr>
          </w:rPrChange>
        </w:rPr>
        <w:lastRenderedPageBreak/>
        <w:t>WHEREAS</w:t>
      </w:r>
    </w:p>
    <w:p w14:paraId="3C6FECFF" w14:textId="77777777" w:rsidR="00D40080" w:rsidRPr="00AA6AD5" w:rsidRDefault="00D40080" w:rsidP="004E5C69">
      <w:pPr>
        <w:pStyle w:val="Body"/>
        <w:jc w:val="both"/>
        <w:rPr>
          <w:b/>
          <w:bCs/>
          <w:color w:val="auto"/>
          <w:rPrChange w:id="114" w:author="TheWork Villa" w:date="2025-10-11T12:26:00Z" w16du:dateUtc="2025-10-11T06:56:00Z">
            <w:rPr>
              <w:b/>
              <w:bCs/>
            </w:rPr>
          </w:rPrChange>
        </w:rPr>
      </w:pPr>
    </w:p>
    <w:p w14:paraId="2CE3D76B" w14:textId="08486D4F" w:rsidR="00D40080" w:rsidRPr="00AA6AD5" w:rsidRDefault="0064591B" w:rsidP="004E5C69">
      <w:pPr>
        <w:pStyle w:val="Body"/>
        <w:numPr>
          <w:ilvl w:val="0"/>
          <w:numId w:val="2"/>
        </w:numPr>
        <w:jc w:val="both"/>
        <w:rPr>
          <w:color w:val="auto"/>
          <w:rPrChange w:id="115" w:author="TheWork Villa" w:date="2025-10-11T12:26:00Z" w16du:dateUtc="2025-10-11T06:56:00Z">
            <w:rPr/>
          </w:rPrChange>
        </w:rPr>
      </w:pPr>
      <w:r w:rsidRPr="00AA6AD5">
        <w:rPr>
          <w:color w:val="auto"/>
          <w:rPrChange w:id="116" w:author="TheWork Villa" w:date="2025-10-11T12:26:00Z" w16du:dateUtc="2025-10-11T06:56:00Z">
            <w:rPr/>
          </w:rPrChange>
        </w:rPr>
        <w:t xml:space="preserve">The Lessor is the </w:t>
      </w:r>
      <w:r w:rsidR="00A7687F" w:rsidRPr="00AA6AD5">
        <w:rPr>
          <w:color w:val="auto"/>
          <w:rPrChange w:id="117" w:author="TheWork Villa" w:date="2025-10-11T12:26:00Z" w16du:dateUtc="2025-10-11T06:56:00Z">
            <w:rPr/>
          </w:rPrChange>
        </w:rPr>
        <w:t xml:space="preserve">sub leased </w:t>
      </w:r>
      <w:r w:rsidRPr="00AA6AD5">
        <w:rPr>
          <w:color w:val="auto"/>
          <w:rPrChange w:id="118" w:author="TheWork Villa" w:date="2025-10-11T12:26:00Z" w16du:dateUtc="2025-10-11T06:56:00Z">
            <w:rPr/>
          </w:rPrChange>
        </w:rPr>
        <w:t>property</w:t>
      </w:r>
      <w:r w:rsidR="00A7687F" w:rsidRPr="00AA6AD5">
        <w:rPr>
          <w:color w:val="auto"/>
          <w:rPrChange w:id="119" w:author="TheWork Villa" w:date="2025-10-11T12:26:00Z" w16du:dateUtc="2025-10-11T06:56:00Z">
            <w:rPr/>
          </w:rPrChange>
        </w:rPr>
        <w:t xml:space="preserve"> owner of the property </w:t>
      </w:r>
      <w:r w:rsidRPr="00AA6AD5">
        <w:rPr>
          <w:color w:val="auto"/>
          <w:rPrChange w:id="120" w:author="TheWork Villa" w:date="2025-10-11T12:26:00Z" w16du:dateUtc="2025-10-11T06:56:00Z">
            <w:rPr/>
          </w:rPrChange>
        </w:rPr>
        <w:t xml:space="preserve">bearing address: </w:t>
      </w:r>
      <w:r w:rsidR="00925642" w:rsidRPr="00AA6AD5">
        <w:rPr>
          <w:b/>
          <w:bCs/>
          <w:color w:val="auto"/>
          <w:rPrChange w:id="121" w:author="TheWork Villa" w:date="2025-10-11T12:26:00Z" w16du:dateUtc="2025-10-11T06:56:00Z">
            <w:rPr>
              <w:b/>
              <w:bCs/>
            </w:rPr>
          </w:rPrChange>
        </w:rPr>
        <w:t>The Workvilla, ‘Kamala Arcade’, Old No.669, New No.306, Anna Salai, Thousand Lights, Chennai 600006.</w:t>
      </w:r>
      <w:r w:rsidRPr="00AA6AD5">
        <w:rPr>
          <w:color w:val="auto"/>
          <w:rPrChange w:id="122" w:author="TheWork Villa" w:date="2025-10-11T12:26:00Z" w16du:dateUtc="2025-10-11T06:56:00Z">
            <w:rPr/>
          </w:rPrChange>
        </w:rPr>
        <w:t xml:space="preserve"> The Lessor has full and unfettered rights to lease/let out the said Premises (or a portion thereof) on such terms and conditions as it may think fit at its sole discretion.</w:t>
      </w:r>
    </w:p>
    <w:p w14:paraId="3BCBE31C" w14:textId="769BEF59" w:rsidR="00D40080" w:rsidRPr="00AA6AD5" w:rsidRDefault="0064591B" w:rsidP="004E5C69">
      <w:pPr>
        <w:pStyle w:val="Body"/>
        <w:numPr>
          <w:ilvl w:val="0"/>
          <w:numId w:val="2"/>
        </w:numPr>
        <w:jc w:val="both"/>
        <w:rPr>
          <w:color w:val="auto"/>
          <w:rPrChange w:id="123" w:author="TheWork Villa" w:date="2025-10-11T12:26:00Z" w16du:dateUtc="2025-10-11T06:56:00Z">
            <w:rPr/>
          </w:rPrChange>
        </w:rPr>
      </w:pPr>
      <w:r w:rsidRPr="00AA6AD5">
        <w:rPr>
          <w:color w:val="auto"/>
          <w:rPrChange w:id="124" w:author="TheWork Villa" w:date="2025-10-11T12:26:00Z" w16du:dateUtc="2025-10-11T06:56:00Z">
            <w:rPr/>
          </w:rPrChange>
        </w:rPr>
        <w:t>The Lessee desire</w:t>
      </w:r>
      <w:r w:rsidR="007B1B73" w:rsidRPr="00AA6AD5">
        <w:rPr>
          <w:color w:val="auto"/>
          <w:rPrChange w:id="125" w:author="TheWork Villa" w:date="2025-10-11T12:26:00Z" w16du:dateUtc="2025-10-11T06:56:00Z">
            <w:rPr/>
          </w:rPrChange>
        </w:rPr>
        <w:t>s</w:t>
      </w:r>
      <w:r w:rsidRPr="00AA6AD5">
        <w:rPr>
          <w:color w:val="auto"/>
          <w:rPrChange w:id="126" w:author="TheWork Villa" w:date="2025-10-11T12:26:00Z" w16du:dateUtc="2025-10-11T06:56:00Z">
            <w:rPr/>
          </w:rPrChange>
        </w:rPr>
        <w:t xml:space="preserve"> to take a property on lease so as to use the said property</w:t>
      </w:r>
      <w:r w:rsidR="007B1B73" w:rsidRPr="00AA6AD5">
        <w:rPr>
          <w:color w:val="auto"/>
          <w:rPrChange w:id="127" w:author="TheWork Villa" w:date="2025-10-11T12:26:00Z" w16du:dateUtc="2025-10-11T06:56:00Z">
            <w:rPr/>
          </w:rPrChange>
        </w:rPr>
        <w:t xml:space="preserve"> solely as the principal address for GST Registration and business correspondence</w:t>
      </w:r>
      <w:r w:rsidRPr="00AA6AD5">
        <w:rPr>
          <w:color w:val="auto"/>
          <w:rPrChange w:id="128" w:author="TheWork Villa" w:date="2025-10-11T12:26:00Z" w16du:dateUtc="2025-10-11T06:56:00Z">
            <w:rPr/>
          </w:rPrChange>
        </w:rPr>
        <w:t xml:space="preserve"> for a period </w:t>
      </w:r>
      <w:r w:rsidR="00925642" w:rsidRPr="00AA6AD5">
        <w:rPr>
          <w:color w:val="auto"/>
          <w:rPrChange w:id="129" w:author="TheWork Villa" w:date="2025-10-11T12:26:00Z" w16du:dateUtc="2025-10-11T06:56:00Z">
            <w:rPr/>
          </w:rPrChange>
        </w:rPr>
        <w:t xml:space="preserve">of </w:t>
      </w:r>
      <w:ins w:id="130" w:author="TheWork Villa" w:date="2026-04-03T16:22:00Z" w16du:dateUtc="2026-04-03T10:52:00Z">
        <w:r w:rsidR="00443D17" w:rsidRPr="00E44E41">
          <w:rPr>
            <w:color w:val="auto"/>
            <w:highlight w:val="yellow"/>
            <w:rPrChange w:id="131" w:author="TheWork Villa" w:date="2026-04-11T12:15:00Z" w16du:dateUtc="2026-04-11T06:45:00Z">
              <w:rPr>
                <w:color w:val="auto"/>
              </w:rPr>
            </w:rPrChange>
          </w:rPr>
          <w:t xml:space="preserve">Thirty -Three </w:t>
        </w:r>
      </w:ins>
      <w:del w:id="132" w:author="TheWork Villa" w:date="2026-04-03T16:22:00Z" w16du:dateUtc="2026-04-03T10:52:00Z">
        <w:r w:rsidR="00925642" w:rsidRPr="00E44E41" w:rsidDel="00443D17">
          <w:rPr>
            <w:color w:val="auto"/>
            <w:highlight w:val="yellow"/>
            <w:rPrChange w:id="133" w:author="TheWork Villa" w:date="2026-04-11T12:15:00Z" w16du:dateUtc="2026-04-11T06:45:00Z">
              <w:rPr/>
            </w:rPrChange>
          </w:rPr>
          <w:delText>Eleven</w:delText>
        </w:r>
      </w:del>
      <w:r w:rsidR="00925642" w:rsidRPr="00E44E41">
        <w:rPr>
          <w:color w:val="auto"/>
          <w:highlight w:val="yellow"/>
          <w:rPrChange w:id="134" w:author="TheWork Villa" w:date="2026-04-11T12:15:00Z" w16du:dateUtc="2026-04-11T06:45:00Z">
            <w:rPr/>
          </w:rPrChange>
        </w:rPr>
        <w:t xml:space="preserve"> Months</w:t>
      </w:r>
      <w:r w:rsidR="00CD30A2" w:rsidRPr="00E44E41">
        <w:rPr>
          <w:color w:val="auto"/>
          <w:highlight w:val="yellow"/>
          <w:rPrChange w:id="135" w:author="TheWork Villa" w:date="2026-04-11T12:15:00Z" w16du:dateUtc="2026-04-11T06:45:00Z">
            <w:rPr/>
          </w:rPrChange>
        </w:rPr>
        <w:t xml:space="preserve"> (</w:t>
      </w:r>
      <w:ins w:id="136" w:author="TheWork Villa" w:date="2026-04-03T16:22:00Z" w16du:dateUtc="2026-04-03T10:52:00Z">
        <w:r w:rsidR="00443D17" w:rsidRPr="00E44E41">
          <w:rPr>
            <w:color w:val="auto"/>
            <w:highlight w:val="yellow"/>
            <w:rPrChange w:id="137" w:author="TheWork Villa" w:date="2026-04-11T12:15:00Z" w16du:dateUtc="2026-04-11T06:45:00Z">
              <w:rPr>
                <w:color w:val="auto"/>
              </w:rPr>
            </w:rPrChange>
          </w:rPr>
          <w:t>33</w:t>
        </w:r>
      </w:ins>
      <w:del w:id="138" w:author="TheWork Villa" w:date="2026-04-03T16:22:00Z" w16du:dateUtc="2026-04-03T10:52:00Z">
        <w:r w:rsidR="00925642" w:rsidRPr="00E44E41" w:rsidDel="00443D17">
          <w:rPr>
            <w:color w:val="auto"/>
            <w:highlight w:val="yellow"/>
            <w:rPrChange w:id="139" w:author="TheWork Villa" w:date="2026-04-11T12:15:00Z" w16du:dateUtc="2026-04-11T06:45:00Z">
              <w:rPr/>
            </w:rPrChange>
          </w:rPr>
          <w:delText>11</w:delText>
        </w:r>
      </w:del>
      <w:r w:rsidR="00CD30A2" w:rsidRPr="00E44E41">
        <w:rPr>
          <w:color w:val="auto"/>
          <w:highlight w:val="yellow"/>
          <w:rPrChange w:id="140" w:author="TheWork Villa" w:date="2026-04-11T12:15:00Z" w16du:dateUtc="2026-04-11T06:45:00Z">
            <w:rPr/>
          </w:rPrChange>
        </w:rPr>
        <w:t xml:space="preserve"> months</w:t>
      </w:r>
      <w:r w:rsidR="00CD30A2" w:rsidRPr="00AA6AD5">
        <w:rPr>
          <w:color w:val="auto"/>
          <w:rPrChange w:id="141" w:author="TheWork Villa" w:date="2025-10-11T12:26:00Z" w16du:dateUtc="2025-10-11T06:56:00Z">
            <w:rPr/>
          </w:rPrChange>
        </w:rPr>
        <w:t>).</w:t>
      </w:r>
    </w:p>
    <w:p w14:paraId="17D48EB4" w14:textId="77777777" w:rsidR="00D40080" w:rsidRPr="00AA6AD5" w:rsidRDefault="0064591B" w:rsidP="004E5C69">
      <w:pPr>
        <w:pStyle w:val="Body"/>
        <w:numPr>
          <w:ilvl w:val="0"/>
          <w:numId w:val="2"/>
        </w:numPr>
        <w:jc w:val="both"/>
        <w:rPr>
          <w:color w:val="auto"/>
          <w:rPrChange w:id="142" w:author="TheWork Villa" w:date="2025-10-11T12:26:00Z" w16du:dateUtc="2025-10-11T06:56:00Z">
            <w:rPr/>
          </w:rPrChange>
        </w:rPr>
      </w:pPr>
      <w:r w:rsidRPr="00AA6AD5">
        <w:rPr>
          <w:color w:val="auto"/>
          <w:rPrChange w:id="143" w:author="TheWork Villa" w:date="2025-10-11T12:26:00Z" w16du:dateUtc="2025-10-11T06:56:00Z">
            <w:rPr/>
          </w:rPrChange>
        </w:rPr>
        <w:t xml:space="preserve">Pursuant thereto, the Lessor has agreed to permit the LESSEE to use the Licensed Premises on a Leave and License basis, and the LESSEE has agreed to take the Licensed Premises on license subject to the terms, covenants, conditions and agreements hereinafter contained. </w:t>
      </w:r>
    </w:p>
    <w:p w14:paraId="50734796" w14:textId="77777777" w:rsidR="00D40080" w:rsidRPr="00AA6AD5" w:rsidRDefault="00D40080" w:rsidP="004E5C69">
      <w:pPr>
        <w:pStyle w:val="Body"/>
        <w:jc w:val="both"/>
        <w:rPr>
          <w:b/>
          <w:bCs/>
          <w:color w:val="auto"/>
          <w:rPrChange w:id="144" w:author="TheWork Villa" w:date="2025-10-11T12:26:00Z" w16du:dateUtc="2025-10-11T06:56:00Z">
            <w:rPr>
              <w:b/>
              <w:bCs/>
            </w:rPr>
          </w:rPrChange>
        </w:rPr>
      </w:pPr>
    </w:p>
    <w:p w14:paraId="718E282C" w14:textId="77777777" w:rsidR="00D40080" w:rsidRPr="00AA6AD5" w:rsidRDefault="00D40080" w:rsidP="004E5C69">
      <w:pPr>
        <w:pStyle w:val="Body"/>
        <w:jc w:val="both"/>
        <w:rPr>
          <w:b/>
          <w:bCs/>
          <w:color w:val="auto"/>
          <w:rPrChange w:id="145" w:author="TheWork Villa" w:date="2025-10-11T12:26:00Z" w16du:dateUtc="2025-10-11T06:56:00Z">
            <w:rPr>
              <w:b/>
              <w:bCs/>
            </w:rPr>
          </w:rPrChange>
        </w:rPr>
      </w:pPr>
    </w:p>
    <w:p w14:paraId="75A8024A" w14:textId="4CBB0F4C" w:rsidR="00D40080" w:rsidRPr="00AA6AD5" w:rsidRDefault="0064591B" w:rsidP="004E5C69">
      <w:pPr>
        <w:pStyle w:val="Body"/>
        <w:jc w:val="both"/>
        <w:rPr>
          <w:b/>
          <w:bCs/>
          <w:color w:val="auto"/>
          <w:lang w:val="de-DE"/>
          <w:rPrChange w:id="146" w:author="TheWork Villa" w:date="2025-10-11T12:26:00Z" w16du:dateUtc="2025-10-11T06:56:00Z">
            <w:rPr>
              <w:b/>
              <w:bCs/>
              <w:lang w:val="de-DE"/>
            </w:rPr>
          </w:rPrChange>
        </w:rPr>
      </w:pPr>
      <w:r w:rsidRPr="00AA6AD5">
        <w:rPr>
          <w:b/>
          <w:bCs/>
          <w:color w:val="auto"/>
          <w:rPrChange w:id="147" w:author="TheWork Villa" w:date="2025-10-11T12:26:00Z" w16du:dateUtc="2025-10-11T06:56:00Z">
            <w:rPr>
              <w:b/>
              <w:bCs/>
            </w:rPr>
          </w:rPrChange>
        </w:rPr>
        <w:t xml:space="preserve">EFFECTIVE DATE: </w:t>
      </w:r>
      <w:ins w:id="148" w:author="TheWork Villa" w:date="2026-04-03T16:22:00Z" w16du:dateUtc="2026-04-03T10:52:00Z">
        <w:r w:rsidR="00443D17">
          <w:rPr>
            <w:b/>
            <w:bCs/>
            <w:color w:val="auto"/>
            <w:highlight w:val="yellow"/>
          </w:rPr>
          <w:t>19</w:t>
        </w:r>
      </w:ins>
      <w:ins w:id="149" w:author="TheWork Villa" w:date="2025-10-27T12:12:00Z" w16du:dateUtc="2025-10-27T06:42:00Z">
        <w:r w:rsidR="00E42393" w:rsidRPr="004F4740">
          <w:rPr>
            <w:b/>
            <w:bCs/>
            <w:color w:val="auto"/>
            <w:highlight w:val="yellow"/>
            <w:vertAlign w:val="superscript"/>
            <w:rPrChange w:id="150" w:author="TheWork Villa" w:date="2025-10-27T13:00:00Z" w16du:dateUtc="2025-10-27T07:30:00Z">
              <w:rPr>
                <w:b/>
                <w:bCs/>
                <w:color w:val="auto"/>
                <w:vertAlign w:val="superscript"/>
              </w:rPr>
            </w:rPrChange>
          </w:rPr>
          <w:t xml:space="preserve">th </w:t>
        </w:r>
      </w:ins>
      <w:ins w:id="151" w:author="TheWork Villa" w:date="2026-04-03T16:22:00Z" w16du:dateUtc="2026-04-03T10:52:00Z">
        <w:r w:rsidR="00443D17">
          <w:rPr>
            <w:b/>
            <w:bCs/>
            <w:color w:val="auto"/>
            <w:highlight w:val="yellow"/>
          </w:rPr>
          <w:t>March</w:t>
        </w:r>
      </w:ins>
      <w:ins w:id="152" w:author="TheWork Villa" w:date="2025-10-27T12:12:00Z" w16du:dateUtc="2025-10-27T06:42:00Z">
        <w:r w:rsidR="00E42393" w:rsidRPr="004F4740">
          <w:rPr>
            <w:b/>
            <w:bCs/>
            <w:color w:val="auto"/>
            <w:highlight w:val="yellow"/>
            <w:rPrChange w:id="153" w:author="TheWork Villa" w:date="2025-10-27T13:00:00Z" w16du:dateUtc="2025-10-27T07:30:00Z">
              <w:rPr>
                <w:b/>
                <w:bCs/>
                <w:color w:val="auto"/>
              </w:rPr>
            </w:rPrChange>
          </w:rPr>
          <w:t xml:space="preserve"> 2025</w:t>
        </w:r>
      </w:ins>
      <w:del w:id="154" w:author="TheWork Villa" w:date="2025-10-27T12:12:00Z" w16du:dateUtc="2025-10-27T06:42:00Z">
        <w:r w:rsidR="003B187F" w:rsidRPr="00AA6AD5" w:rsidDel="00E42393">
          <w:rPr>
            <w:b/>
            <w:bCs/>
            <w:color w:val="auto"/>
            <w:rPrChange w:id="155" w:author="TheWork Villa" w:date="2025-10-11T12:26:00Z" w16du:dateUtc="2025-10-11T06:56:00Z">
              <w:rPr>
                <w:b/>
                <w:bCs/>
              </w:rPr>
            </w:rPrChange>
          </w:rPr>
          <w:delText>-------------</w:delText>
        </w:r>
      </w:del>
    </w:p>
    <w:p w14:paraId="496CB6B6" w14:textId="77777777" w:rsidR="00321BCD" w:rsidRPr="00AA6AD5" w:rsidRDefault="00321BCD" w:rsidP="004E5C69">
      <w:pPr>
        <w:pStyle w:val="Body"/>
        <w:jc w:val="both"/>
        <w:rPr>
          <w:b/>
          <w:bCs/>
          <w:color w:val="auto"/>
          <w:rPrChange w:id="156" w:author="TheWork Villa" w:date="2025-10-11T12:26:00Z" w16du:dateUtc="2025-10-11T06:56:00Z">
            <w:rPr>
              <w:b/>
              <w:bCs/>
            </w:rPr>
          </w:rPrChange>
        </w:rPr>
      </w:pPr>
    </w:p>
    <w:p w14:paraId="6AAA3842" w14:textId="21420778" w:rsidR="00D40080" w:rsidRPr="00AA6AD5" w:rsidRDefault="0064591B" w:rsidP="004E5C69">
      <w:pPr>
        <w:pStyle w:val="Body"/>
        <w:jc w:val="both"/>
        <w:rPr>
          <w:b/>
          <w:bCs/>
          <w:color w:val="auto"/>
          <w:rPrChange w:id="157" w:author="TheWork Villa" w:date="2025-10-11T12:26:00Z" w16du:dateUtc="2025-10-11T06:56:00Z">
            <w:rPr>
              <w:b/>
              <w:bCs/>
            </w:rPr>
          </w:rPrChange>
        </w:rPr>
      </w:pPr>
      <w:r w:rsidRPr="00AA6AD5">
        <w:rPr>
          <w:b/>
          <w:bCs/>
          <w:color w:val="auto"/>
          <w:lang w:val="de-DE"/>
          <w:rPrChange w:id="158" w:author="TheWork Villa" w:date="2025-10-11T12:26:00Z" w16du:dateUtc="2025-10-11T06:56:00Z">
            <w:rPr>
              <w:b/>
              <w:bCs/>
              <w:lang w:val="de-DE"/>
            </w:rPr>
          </w:rPrChange>
        </w:rPr>
        <w:t>TERM</w:t>
      </w:r>
      <w:r w:rsidRPr="00AA6AD5">
        <w:rPr>
          <w:color w:val="auto"/>
          <w:rPrChange w:id="159" w:author="TheWork Villa" w:date="2025-10-11T12:26:00Z" w16du:dateUtc="2025-10-11T06:56:00Z">
            <w:rPr/>
          </w:rPrChange>
        </w:rPr>
        <w:t xml:space="preserve">: </w:t>
      </w:r>
      <w:ins w:id="160" w:author="TheWork Villa" w:date="2026-04-03T16:21:00Z" w16du:dateUtc="2026-04-03T10:51:00Z">
        <w:r w:rsidR="00443D17" w:rsidRPr="00E44E41">
          <w:rPr>
            <w:b/>
            <w:bCs/>
            <w:color w:val="auto"/>
            <w:highlight w:val="yellow"/>
            <w:rPrChange w:id="161" w:author="TheWork Villa" w:date="2026-04-11T12:15:00Z" w16du:dateUtc="2026-04-11T06:45:00Z">
              <w:rPr>
                <w:b/>
                <w:bCs/>
                <w:color w:val="auto"/>
              </w:rPr>
            </w:rPrChange>
          </w:rPr>
          <w:t>33</w:t>
        </w:r>
      </w:ins>
      <w:del w:id="162" w:author="TheWork Villa" w:date="2026-04-03T16:21:00Z" w16du:dateUtc="2026-04-03T10:51:00Z">
        <w:r w:rsidR="00925642" w:rsidRPr="00E44E41" w:rsidDel="00443D17">
          <w:rPr>
            <w:b/>
            <w:bCs/>
            <w:color w:val="auto"/>
            <w:highlight w:val="yellow"/>
            <w:rPrChange w:id="163" w:author="TheWork Villa" w:date="2026-04-11T12:15:00Z" w16du:dateUtc="2026-04-11T06:45:00Z">
              <w:rPr>
                <w:b/>
                <w:bCs/>
              </w:rPr>
            </w:rPrChange>
          </w:rPr>
          <w:delText>11</w:delText>
        </w:r>
      </w:del>
      <w:r w:rsidR="00CD30A2" w:rsidRPr="00E44E41">
        <w:rPr>
          <w:b/>
          <w:bCs/>
          <w:color w:val="auto"/>
          <w:highlight w:val="yellow"/>
          <w:rPrChange w:id="164" w:author="TheWork Villa" w:date="2026-04-11T12:15:00Z" w16du:dateUtc="2026-04-11T06:45:00Z">
            <w:rPr>
              <w:b/>
              <w:bCs/>
            </w:rPr>
          </w:rPrChange>
        </w:rPr>
        <w:t xml:space="preserve"> Months</w:t>
      </w:r>
    </w:p>
    <w:p w14:paraId="1F3D3B82" w14:textId="77777777" w:rsidR="00D40080" w:rsidRPr="00AA6AD5" w:rsidRDefault="00D40080" w:rsidP="004E5C69">
      <w:pPr>
        <w:pStyle w:val="Body"/>
        <w:jc w:val="both"/>
        <w:rPr>
          <w:ins w:id="165" w:author="Aishwarya Vijayaraghavan" w:date="2025-10-03T13:51:00Z" w16du:dateUtc="2025-10-03T08:21:00Z"/>
          <w:b/>
          <w:bCs/>
          <w:color w:val="auto"/>
          <w:rPrChange w:id="166" w:author="TheWork Villa" w:date="2025-10-11T12:26:00Z" w16du:dateUtc="2025-10-11T06:56:00Z">
            <w:rPr>
              <w:ins w:id="167" w:author="Aishwarya Vijayaraghavan" w:date="2025-10-03T13:51:00Z" w16du:dateUtc="2025-10-03T08:21:00Z"/>
              <w:b/>
              <w:bCs/>
            </w:rPr>
          </w:rPrChange>
        </w:rPr>
      </w:pPr>
    </w:p>
    <w:p w14:paraId="0CB64E38" w14:textId="358F35B9" w:rsidR="0083775B" w:rsidRPr="00AA6AD5" w:rsidRDefault="0083775B" w:rsidP="004E5C69">
      <w:pPr>
        <w:pStyle w:val="Body"/>
        <w:jc w:val="both"/>
        <w:rPr>
          <w:b/>
          <w:bCs/>
          <w:color w:val="auto"/>
          <w:rPrChange w:id="168" w:author="TheWork Villa" w:date="2025-10-11T12:26:00Z" w16du:dateUtc="2025-10-11T06:56:00Z">
            <w:rPr>
              <w:b/>
              <w:bCs/>
            </w:rPr>
          </w:rPrChange>
        </w:rPr>
      </w:pPr>
      <w:ins w:id="169" w:author="Aishwarya Vijayaraghavan" w:date="2025-10-03T13:51:00Z" w16du:dateUtc="2025-10-03T08:21:00Z">
        <w:r w:rsidRPr="00AA6AD5">
          <w:rPr>
            <w:b/>
            <w:bCs/>
            <w:color w:val="auto"/>
            <w:rPrChange w:id="170" w:author="TheWork Villa" w:date="2025-10-11T12:26:00Z" w16du:dateUtc="2025-10-11T06:56:00Z">
              <w:rPr>
                <w:b/>
                <w:bCs/>
              </w:rPr>
            </w:rPrChange>
          </w:rPr>
          <w:t xml:space="preserve">Renewal: </w:t>
        </w:r>
      </w:ins>
      <w:ins w:id="171" w:author="Aishwarya Vijayaraghavan" w:date="2025-10-03T13:53:00Z" w16du:dateUtc="2025-10-03T08:23:00Z">
        <w:r w:rsidR="00FA232C" w:rsidRPr="00AA6AD5">
          <w:rPr>
            <w:b/>
            <w:bCs/>
            <w:color w:val="auto"/>
            <w:rPrChange w:id="172" w:author="TheWork Villa" w:date="2025-10-11T12:26:00Z" w16du:dateUtc="2025-10-11T06:56:00Z">
              <w:rPr>
                <w:b/>
                <w:bCs/>
              </w:rPr>
            </w:rPrChange>
          </w:rPr>
          <w:t xml:space="preserve">Following the </w:t>
        </w:r>
      </w:ins>
      <w:ins w:id="173" w:author="Aishwarya Vijayaraghavan" w:date="2025-10-03T13:54:00Z" w16du:dateUtc="2025-10-03T08:24:00Z">
        <w:r w:rsidR="00FA232C" w:rsidRPr="00AA6AD5">
          <w:rPr>
            <w:b/>
            <w:bCs/>
            <w:color w:val="auto"/>
            <w:rPrChange w:id="174" w:author="TheWork Villa" w:date="2025-10-11T12:26:00Z" w16du:dateUtc="2025-10-11T06:56:00Z">
              <w:rPr>
                <w:b/>
                <w:bCs/>
              </w:rPr>
            </w:rPrChange>
          </w:rPr>
          <w:t xml:space="preserve">expiration of the </w:t>
        </w:r>
      </w:ins>
      <w:ins w:id="175" w:author="Aishwarya Vijayaraghavan" w:date="2025-10-03T13:53:00Z" w16du:dateUtc="2025-10-03T08:23:00Z">
        <w:r w:rsidR="00FA232C" w:rsidRPr="00AA6AD5">
          <w:rPr>
            <w:b/>
            <w:bCs/>
            <w:color w:val="auto"/>
            <w:rPrChange w:id="176" w:author="TheWork Villa" w:date="2025-10-11T12:26:00Z" w16du:dateUtc="2025-10-11T06:56:00Z">
              <w:rPr>
                <w:b/>
                <w:bCs/>
              </w:rPr>
            </w:rPrChange>
          </w:rPr>
          <w:t>Term mentioned hereinabove, th</w:t>
        </w:r>
      </w:ins>
      <w:ins w:id="177" w:author="Aishwarya Vijayaraghavan" w:date="2025-10-03T13:54:00Z" w16du:dateUtc="2025-10-03T08:24:00Z">
        <w:r w:rsidR="00FA232C" w:rsidRPr="00AA6AD5">
          <w:rPr>
            <w:b/>
            <w:bCs/>
            <w:color w:val="auto"/>
            <w:rPrChange w:id="178" w:author="TheWork Villa" w:date="2025-10-11T12:26:00Z" w16du:dateUtc="2025-10-11T06:56:00Z">
              <w:rPr>
                <w:b/>
                <w:bCs/>
              </w:rPr>
            </w:rPrChange>
          </w:rPr>
          <w:t xml:space="preserve">is Agreement may be renewed for a further period as mutually agreed by the parties, on terms and conditions as mutually agreed by the parties. Each renewal term shall </w:t>
        </w:r>
      </w:ins>
      <w:ins w:id="179" w:author="Aishwarya Vijayaraghavan" w:date="2025-10-03T13:55:00Z" w16du:dateUtc="2025-10-03T08:25:00Z">
        <w:r w:rsidR="00831A2C" w:rsidRPr="00AA6AD5">
          <w:rPr>
            <w:b/>
            <w:bCs/>
            <w:color w:val="auto"/>
            <w:rPrChange w:id="180" w:author="TheWork Villa" w:date="2025-10-11T12:26:00Z" w16du:dateUtc="2025-10-11T06:56:00Z">
              <w:rPr>
                <w:b/>
                <w:bCs/>
              </w:rPr>
            </w:rPrChange>
          </w:rPr>
          <w:t>be subject to</w:t>
        </w:r>
        <w:r w:rsidR="00316245" w:rsidRPr="00AA6AD5">
          <w:rPr>
            <w:b/>
            <w:bCs/>
            <w:color w:val="auto"/>
            <w:rPrChange w:id="181" w:author="TheWork Villa" w:date="2025-10-11T12:26:00Z" w16du:dateUtc="2025-10-11T06:56:00Z">
              <w:rPr>
                <w:b/>
                <w:bCs/>
              </w:rPr>
            </w:rPrChange>
          </w:rPr>
          <w:t xml:space="preserve"> a minimum 5% escalation in License Fees.</w:t>
        </w:r>
      </w:ins>
    </w:p>
    <w:p w14:paraId="0B20A38D" w14:textId="77777777" w:rsidR="00D40080" w:rsidRPr="00AA6AD5" w:rsidRDefault="00D40080" w:rsidP="004E5C69">
      <w:pPr>
        <w:pStyle w:val="Body"/>
        <w:jc w:val="both"/>
        <w:rPr>
          <w:b/>
          <w:bCs/>
          <w:color w:val="auto"/>
          <w:rPrChange w:id="182" w:author="TheWork Villa" w:date="2025-10-11T12:26:00Z" w16du:dateUtc="2025-10-11T06:56:00Z">
            <w:rPr>
              <w:b/>
              <w:bCs/>
            </w:rPr>
          </w:rPrChange>
        </w:rPr>
      </w:pPr>
    </w:p>
    <w:p w14:paraId="7E2F09F9" w14:textId="77777777" w:rsidR="00D40080" w:rsidRPr="00AA6AD5" w:rsidRDefault="0064591B" w:rsidP="004E5C69">
      <w:pPr>
        <w:pStyle w:val="Body"/>
        <w:jc w:val="both"/>
        <w:rPr>
          <w:b/>
          <w:bCs/>
          <w:color w:val="auto"/>
          <w:rPrChange w:id="183" w:author="TheWork Villa" w:date="2025-10-11T12:26:00Z" w16du:dateUtc="2025-10-11T06:56:00Z">
            <w:rPr>
              <w:b/>
              <w:bCs/>
            </w:rPr>
          </w:rPrChange>
        </w:rPr>
      </w:pPr>
      <w:r w:rsidRPr="00AA6AD5">
        <w:rPr>
          <w:b/>
          <w:bCs/>
          <w:color w:val="auto"/>
          <w:rPrChange w:id="184" w:author="TheWork Villa" w:date="2025-10-11T12:26:00Z" w16du:dateUtc="2025-10-11T06:56:00Z">
            <w:rPr>
              <w:b/>
              <w:bCs/>
            </w:rPr>
          </w:rPrChange>
        </w:rPr>
        <w:t>USE OF AND ACCESS TO THE LICENSED PREMISES</w:t>
      </w:r>
    </w:p>
    <w:p w14:paraId="6D9E86AC" w14:textId="2FBDB96C" w:rsidR="00D40080" w:rsidRPr="00AA6AD5" w:rsidRDefault="0064591B" w:rsidP="004E5C69">
      <w:pPr>
        <w:pStyle w:val="Body"/>
        <w:jc w:val="both"/>
        <w:rPr>
          <w:color w:val="auto"/>
          <w:rPrChange w:id="185" w:author="TheWork Villa" w:date="2025-10-11T12:26:00Z" w16du:dateUtc="2025-10-11T06:56:00Z">
            <w:rPr/>
          </w:rPrChange>
        </w:rPr>
      </w:pPr>
      <w:r w:rsidRPr="00AA6AD5">
        <w:rPr>
          <w:color w:val="auto"/>
          <w:rPrChange w:id="186" w:author="TheWork Villa" w:date="2025-10-11T12:26:00Z" w16du:dateUtc="2025-10-11T06:56:00Z">
            <w:rPr/>
          </w:rPrChange>
        </w:rPr>
        <w:t xml:space="preserve">The Lessee/Client is interested in using the virtual office space (hereinafter referred to as the </w:t>
      </w:r>
      <w:r w:rsidRPr="00AA6AD5">
        <w:rPr>
          <w:color w:val="auto"/>
          <w:rtl/>
          <w:lang w:val="ar-SA"/>
          <w:rPrChange w:id="187" w:author="TheWork Villa" w:date="2025-10-11T12:26:00Z" w16du:dateUtc="2025-10-11T06:56:00Z">
            <w:rPr>
              <w:rtl/>
              <w:lang w:val="ar-SA"/>
            </w:rPr>
          </w:rPrChange>
        </w:rPr>
        <w:t>“</w:t>
      </w:r>
      <w:r w:rsidRPr="00AA6AD5">
        <w:rPr>
          <w:color w:val="auto"/>
          <w:rPrChange w:id="188" w:author="TheWork Villa" w:date="2025-10-11T12:26:00Z" w16du:dateUtc="2025-10-11T06:56:00Z">
            <w:rPr/>
          </w:rPrChange>
        </w:rPr>
        <w:t>Services”) from the Lessor at its pr</w:t>
      </w:r>
      <w:r w:rsidR="00112713" w:rsidRPr="00AA6AD5">
        <w:rPr>
          <w:color w:val="auto"/>
          <w:rPrChange w:id="189" w:author="TheWork Villa" w:date="2025-10-11T12:26:00Z" w16du:dateUtc="2025-10-11T06:56:00Z">
            <w:rPr/>
          </w:rPrChange>
        </w:rPr>
        <w:t xml:space="preserve">emise located at </w:t>
      </w:r>
      <w:r w:rsidR="00925642" w:rsidRPr="00AA6AD5">
        <w:rPr>
          <w:color w:val="auto"/>
          <w:rPrChange w:id="190" w:author="TheWork Villa" w:date="2025-10-11T12:26:00Z" w16du:dateUtc="2025-10-11T06:56:00Z">
            <w:rPr/>
          </w:rPrChange>
        </w:rPr>
        <w:t>The Workvilla, ‘Kamala Arcade’, Old No.669, New No.306, Anna Salai, Thousand Lights, Chennai - 600006</w:t>
      </w:r>
      <w:r w:rsidRPr="00AA6AD5">
        <w:rPr>
          <w:color w:val="auto"/>
          <w:rPrChange w:id="191" w:author="TheWork Villa" w:date="2025-10-11T12:26:00Z" w16du:dateUtc="2025-10-11T06:56:00Z">
            <w:rPr/>
          </w:rPrChange>
        </w:rPr>
        <w:t xml:space="preserve"> (hereinafter referred to as the </w:t>
      </w:r>
      <w:r w:rsidRPr="00AA6AD5">
        <w:rPr>
          <w:color w:val="auto"/>
          <w:rtl/>
          <w:lang w:val="ar-SA"/>
          <w:rPrChange w:id="192" w:author="TheWork Villa" w:date="2025-10-11T12:26:00Z" w16du:dateUtc="2025-10-11T06:56:00Z">
            <w:rPr>
              <w:rtl/>
              <w:lang w:val="ar-SA"/>
            </w:rPr>
          </w:rPrChange>
        </w:rPr>
        <w:t>“</w:t>
      </w:r>
      <w:proofErr w:type="spellStart"/>
      <w:r w:rsidRPr="00AA6AD5">
        <w:rPr>
          <w:color w:val="auto"/>
          <w:lang w:val="fr-FR"/>
          <w:rPrChange w:id="193" w:author="TheWork Villa" w:date="2025-10-11T12:26:00Z" w16du:dateUtc="2025-10-11T06:56:00Z">
            <w:rPr>
              <w:lang w:val="fr-FR"/>
            </w:rPr>
          </w:rPrChange>
        </w:rPr>
        <w:t>Premise</w:t>
      </w:r>
      <w:proofErr w:type="spellEnd"/>
      <w:r w:rsidRPr="00AA6AD5">
        <w:rPr>
          <w:color w:val="auto"/>
          <w:rPrChange w:id="194" w:author="TheWork Villa" w:date="2025-10-11T12:26:00Z" w16du:dateUtc="2025-10-11T06:56:00Z">
            <w:rPr/>
          </w:rPrChange>
        </w:rPr>
        <w:t>”). The whole of the Premise remains the property of the Service Provider and remains in the Lessor</w:t>
      </w:r>
      <w:r w:rsidRPr="00AA6AD5">
        <w:rPr>
          <w:color w:val="auto"/>
          <w:rtl/>
          <w:rPrChange w:id="195" w:author="TheWork Villa" w:date="2025-10-11T12:26:00Z" w16du:dateUtc="2025-10-11T06:56:00Z">
            <w:rPr>
              <w:rtl/>
            </w:rPr>
          </w:rPrChange>
        </w:rPr>
        <w:t>’</w:t>
      </w:r>
      <w:r w:rsidRPr="00AA6AD5">
        <w:rPr>
          <w:color w:val="auto"/>
          <w:rPrChange w:id="196" w:author="TheWork Villa" w:date="2025-10-11T12:26:00Z" w16du:dateUtc="2025-10-11T06:56:00Z">
            <w:rPr/>
          </w:rPrChange>
        </w:rPr>
        <w:t xml:space="preserve">s possession and control. The allowed usage for Lessor is mentioned in the clause </w:t>
      </w:r>
      <w:r w:rsidRPr="00AA6AD5">
        <w:rPr>
          <w:color w:val="auto"/>
          <w:rtl/>
          <w:rPrChange w:id="197" w:author="TheWork Villa" w:date="2025-10-11T12:26:00Z" w16du:dateUtc="2025-10-11T06:56:00Z">
            <w:rPr>
              <w:rtl/>
            </w:rPr>
          </w:rPrChange>
        </w:rPr>
        <w:t>‘</w:t>
      </w:r>
      <w:r w:rsidRPr="00AA6AD5">
        <w:rPr>
          <w:color w:val="auto"/>
          <w:rPrChange w:id="198" w:author="TheWork Villa" w:date="2025-10-11T12:26:00Z" w16du:dateUtc="2025-10-11T06:56:00Z">
            <w:rPr/>
          </w:rPrChange>
        </w:rPr>
        <w:t>Terms of Usage</w:t>
      </w:r>
      <w:r w:rsidRPr="00AA6AD5">
        <w:rPr>
          <w:color w:val="auto"/>
          <w:rtl/>
          <w:rPrChange w:id="199" w:author="TheWork Villa" w:date="2025-10-11T12:26:00Z" w16du:dateUtc="2025-10-11T06:56:00Z">
            <w:rPr>
              <w:rtl/>
            </w:rPr>
          </w:rPrChange>
        </w:rPr>
        <w:t>’</w:t>
      </w:r>
      <w:r w:rsidRPr="00AA6AD5">
        <w:rPr>
          <w:color w:val="auto"/>
          <w:rPrChange w:id="200" w:author="TheWork Villa" w:date="2025-10-11T12:26:00Z" w16du:dateUtc="2025-10-11T06:56:00Z">
            <w:rPr/>
          </w:rPrChange>
        </w:rPr>
        <w:t>. This Agreement is personal to the Lessee/Client and cannot be transferred to anyone else. Lessor may transfer the benefit of this Agreement and its obligations under it at any time.</w:t>
      </w:r>
    </w:p>
    <w:p w14:paraId="75A16001" w14:textId="77777777" w:rsidR="00D40080" w:rsidRPr="00AA6AD5" w:rsidRDefault="00D40080" w:rsidP="004E5C69">
      <w:pPr>
        <w:pStyle w:val="Body"/>
        <w:jc w:val="both"/>
        <w:rPr>
          <w:color w:val="auto"/>
          <w:rPrChange w:id="201" w:author="TheWork Villa" w:date="2025-10-11T12:26:00Z" w16du:dateUtc="2025-10-11T06:56:00Z">
            <w:rPr/>
          </w:rPrChange>
        </w:rPr>
      </w:pPr>
    </w:p>
    <w:p w14:paraId="4AECF961" w14:textId="77777777" w:rsidR="00D40080" w:rsidRPr="00AA6AD5" w:rsidRDefault="0064591B" w:rsidP="004E5C69">
      <w:pPr>
        <w:pStyle w:val="Body"/>
        <w:jc w:val="both"/>
        <w:rPr>
          <w:color w:val="auto"/>
          <w:rPrChange w:id="202" w:author="TheWork Villa" w:date="2025-10-11T12:26:00Z" w16du:dateUtc="2025-10-11T06:56:00Z">
            <w:rPr/>
          </w:rPrChange>
        </w:rPr>
      </w:pPr>
      <w:r w:rsidRPr="00AA6AD5">
        <w:rPr>
          <w:b/>
          <w:bCs/>
          <w:color w:val="auto"/>
          <w:rPrChange w:id="203" w:author="TheWork Villa" w:date="2025-10-11T12:26:00Z" w16du:dateUtc="2025-10-11T06:56:00Z">
            <w:rPr>
              <w:b/>
              <w:bCs/>
            </w:rPr>
          </w:rPrChange>
        </w:rPr>
        <w:t>ACKNOWLEDGMENT AND ACCEPTANCE OF TERMS OF USE.</w:t>
      </w:r>
    </w:p>
    <w:p w14:paraId="0027D130" w14:textId="77777777" w:rsidR="00D40080" w:rsidRPr="00AA6AD5" w:rsidRDefault="0064591B" w:rsidP="004E5C69">
      <w:pPr>
        <w:pStyle w:val="Body"/>
        <w:jc w:val="both"/>
        <w:rPr>
          <w:color w:val="auto"/>
          <w:rPrChange w:id="204" w:author="TheWork Villa" w:date="2025-10-11T12:26:00Z" w16du:dateUtc="2025-10-11T06:56:00Z">
            <w:rPr/>
          </w:rPrChange>
        </w:rPr>
      </w:pPr>
      <w:r w:rsidRPr="00AA6AD5">
        <w:rPr>
          <w:color w:val="auto"/>
          <w:rPrChange w:id="205" w:author="TheWork Villa" w:date="2025-10-11T12:26:00Z" w16du:dateUtc="2025-10-11T06:56:00Z">
            <w:rPr/>
          </w:rPrChange>
        </w:rPr>
        <w:t>The Services are offered to Lessee/Clients conditioned on acceptance without modification, of the terms and conditions, contained in this Agreement. Lessee/Client</w:t>
      </w:r>
      <w:r w:rsidRPr="00AA6AD5">
        <w:rPr>
          <w:color w:val="auto"/>
          <w:rtl/>
          <w:rPrChange w:id="206" w:author="TheWork Villa" w:date="2025-10-11T12:26:00Z" w16du:dateUtc="2025-10-11T06:56:00Z">
            <w:rPr>
              <w:rtl/>
            </w:rPr>
          </w:rPrChange>
        </w:rPr>
        <w:t>’</w:t>
      </w:r>
      <w:r w:rsidRPr="00AA6AD5">
        <w:rPr>
          <w:color w:val="auto"/>
          <w:rPrChange w:id="207" w:author="TheWork Villa" w:date="2025-10-11T12:26:00Z" w16du:dateUtc="2025-10-11T06:56:00Z">
            <w:rPr/>
          </w:rPrChange>
        </w:rPr>
        <w:t>s use of the Service constitutes its agreement and consent to the terms and conditions stated in this Agreement. Each person that uses the Premise, or enters into a contract, in writing or online, on behalf of its employer or other third party, represents that such person is authorized to accept these terms on its employer's or on third party's behalf. Unless explicitly stated otherwise, the Terms of Service will govern the use of any new features that augment or enhance the current Services, including the release of new resources and services. In the case of any violation of these terms, Service Provider reserves the right to cancel Services to Lessee/Client immediately and seek all remedies available by law and in equity for such violations.</w:t>
      </w:r>
    </w:p>
    <w:p w14:paraId="1290D4D7" w14:textId="77777777" w:rsidR="00D40080" w:rsidRPr="00AA6AD5" w:rsidRDefault="00D40080" w:rsidP="004E5C69">
      <w:pPr>
        <w:pStyle w:val="Body"/>
        <w:jc w:val="both"/>
        <w:rPr>
          <w:b/>
          <w:bCs/>
          <w:color w:val="auto"/>
          <w:rPrChange w:id="208" w:author="TheWork Villa" w:date="2025-10-11T12:26:00Z" w16du:dateUtc="2025-10-11T06:56:00Z">
            <w:rPr>
              <w:b/>
              <w:bCs/>
            </w:rPr>
          </w:rPrChange>
        </w:rPr>
      </w:pPr>
    </w:p>
    <w:p w14:paraId="5941EAA3" w14:textId="77777777" w:rsidR="00D40080" w:rsidRPr="00AA6AD5" w:rsidRDefault="0064591B" w:rsidP="004E5C69">
      <w:pPr>
        <w:pStyle w:val="Body"/>
        <w:jc w:val="both"/>
        <w:rPr>
          <w:color w:val="auto"/>
          <w:rPrChange w:id="209" w:author="TheWork Villa" w:date="2025-10-11T12:26:00Z" w16du:dateUtc="2025-10-11T06:56:00Z">
            <w:rPr/>
          </w:rPrChange>
        </w:rPr>
      </w:pPr>
      <w:r w:rsidRPr="00AA6AD5">
        <w:rPr>
          <w:b/>
          <w:bCs/>
          <w:color w:val="auto"/>
          <w:rPrChange w:id="210" w:author="TheWork Villa" w:date="2025-10-11T12:26:00Z" w16du:dateUtc="2025-10-11T06:56:00Z">
            <w:rPr>
              <w:b/>
              <w:bCs/>
            </w:rPr>
          </w:rPrChange>
        </w:rPr>
        <w:t>TERMS OF USAGE</w:t>
      </w:r>
    </w:p>
    <w:p w14:paraId="50D34FB4" w14:textId="77777777" w:rsidR="007C49CC" w:rsidRPr="00AA6AD5" w:rsidRDefault="007C49CC" w:rsidP="004E5C69">
      <w:pPr>
        <w:pStyle w:val="ListParagraph"/>
        <w:numPr>
          <w:ilvl w:val="0"/>
          <w:numId w:val="4"/>
        </w:numPr>
        <w:ind w:right="-3"/>
        <w:jc w:val="both"/>
        <w:rPr>
          <w:sz w:val="22"/>
          <w:szCs w:val="22"/>
        </w:rPr>
      </w:pPr>
      <w:r w:rsidRPr="00AA6AD5">
        <w:rPr>
          <w:sz w:val="22"/>
          <w:szCs w:val="22"/>
        </w:rPr>
        <w:t>The Lessee/Client may use the address for its business correspondence.</w:t>
      </w:r>
    </w:p>
    <w:p w14:paraId="55A58C4C" w14:textId="77777777" w:rsidR="007C49CC" w:rsidRPr="00AA6AD5" w:rsidRDefault="007C49CC" w:rsidP="004E5C69">
      <w:pPr>
        <w:pStyle w:val="ListParagraph"/>
        <w:numPr>
          <w:ilvl w:val="0"/>
          <w:numId w:val="4"/>
        </w:numPr>
        <w:ind w:right="-3"/>
        <w:jc w:val="both"/>
        <w:rPr>
          <w:b/>
          <w:sz w:val="22"/>
          <w:szCs w:val="22"/>
        </w:rPr>
      </w:pPr>
      <w:r w:rsidRPr="00AA6AD5">
        <w:rPr>
          <w:sz w:val="22"/>
          <w:szCs w:val="22"/>
        </w:rPr>
        <w:t>The Lessee/Client is only</w:t>
      </w:r>
      <w:r w:rsidRPr="00AA6AD5">
        <w:rPr>
          <w:b/>
          <w:sz w:val="22"/>
          <w:szCs w:val="22"/>
        </w:rPr>
        <w:t xml:space="preserve"> permitted to use the Office Address </w:t>
      </w:r>
      <w:r w:rsidR="007B1B73" w:rsidRPr="00AA6AD5">
        <w:rPr>
          <w:b/>
          <w:bCs/>
          <w:sz w:val="22"/>
          <w:szCs w:val="22"/>
        </w:rPr>
        <w:t xml:space="preserve">prescribed herein </w:t>
      </w:r>
      <w:r w:rsidRPr="00AA6AD5">
        <w:rPr>
          <w:b/>
          <w:sz w:val="22"/>
          <w:szCs w:val="22"/>
        </w:rPr>
        <w:t>as</w:t>
      </w:r>
      <w:r w:rsidR="00DF3BFE" w:rsidRPr="00AA6AD5">
        <w:rPr>
          <w:b/>
          <w:sz w:val="22"/>
          <w:szCs w:val="22"/>
        </w:rPr>
        <w:t xml:space="preserve"> thei</w:t>
      </w:r>
      <w:r w:rsidR="007253F5" w:rsidRPr="00AA6AD5">
        <w:rPr>
          <w:b/>
          <w:sz w:val="22"/>
          <w:szCs w:val="22"/>
        </w:rPr>
        <w:t>r principal address for GST</w:t>
      </w:r>
      <w:r w:rsidR="00A20DB7" w:rsidRPr="00AA6AD5">
        <w:rPr>
          <w:b/>
          <w:sz w:val="22"/>
          <w:szCs w:val="22"/>
        </w:rPr>
        <w:t xml:space="preserve"> </w:t>
      </w:r>
      <w:r w:rsidRPr="00AA6AD5">
        <w:rPr>
          <w:b/>
          <w:sz w:val="22"/>
          <w:szCs w:val="22"/>
        </w:rPr>
        <w:t>Registration</w:t>
      </w:r>
      <w:r w:rsidRPr="00AA6AD5">
        <w:rPr>
          <w:sz w:val="22"/>
          <w:szCs w:val="22"/>
        </w:rPr>
        <w:t xml:space="preserve">, </w:t>
      </w:r>
      <w:r w:rsidRPr="00AA6AD5">
        <w:rPr>
          <w:b/>
          <w:sz w:val="22"/>
          <w:szCs w:val="22"/>
        </w:rPr>
        <w:t xml:space="preserve">provided </w:t>
      </w:r>
      <w:r w:rsidR="007B1B73" w:rsidRPr="00AA6AD5">
        <w:rPr>
          <w:b/>
          <w:bCs/>
          <w:sz w:val="22"/>
          <w:szCs w:val="22"/>
        </w:rPr>
        <w:t>that the</w:t>
      </w:r>
      <w:r w:rsidR="00A20DB7" w:rsidRPr="00AA6AD5">
        <w:rPr>
          <w:b/>
          <w:bCs/>
          <w:sz w:val="22"/>
          <w:szCs w:val="22"/>
        </w:rPr>
        <w:t xml:space="preserve"> </w:t>
      </w:r>
      <w:r w:rsidRPr="00AA6AD5">
        <w:rPr>
          <w:b/>
          <w:sz w:val="22"/>
          <w:szCs w:val="22"/>
        </w:rPr>
        <w:t xml:space="preserve">Lessee/Client bears the responsibility for compliance with all the necessary provisions of the </w:t>
      </w:r>
      <w:r w:rsidR="007B1B73" w:rsidRPr="00AA6AD5">
        <w:rPr>
          <w:b/>
          <w:bCs/>
          <w:sz w:val="22"/>
          <w:szCs w:val="22"/>
        </w:rPr>
        <w:t>law including the</w:t>
      </w:r>
      <w:r w:rsidR="00A20DB7" w:rsidRPr="00AA6AD5">
        <w:rPr>
          <w:b/>
          <w:bCs/>
          <w:sz w:val="22"/>
          <w:szCs w:val="22"/>
        </w:rPr>
        <w:t xml:space="preserve"> </w:t>
      </w:r>
      <w:r w:rsidR="007B1B73" w:rsidRPr="00AA6AD5">
        <w:rPr>
          <w:b/>
          <w:bCs/>
          <w:sz w:val="22"/>
          <w:szCs w:val="22"/>
        </w:rPr>
        <w:t>Companies Act, GST Laws, etc.</w:t>
      </w:r>
    </w:p>
    <w:p w14:paraId="4B042CA1" w14:textId="77777777" w:rsidR="007B1B73" w:rsidRPr="00AA6AD5" w:rsidRDefault="004E5C69" w:rsidP="004E5C69">
      <w:pPr>
        <w:pStyle w:val="ListParagraph"/>
        <w:numPr>
          <w:ilvl w:val="0"/>
          <w:numId w:val="4"/>
        </w:numPr>
        <w:ind w:right="-3"/>
        <w:jc w:val="both"/>
        <w:rPr>
          <w:sz w:val="22"/>
          <w:szCs w:val="22"/>
        </w:rPr>
      </w:pPr>
      <w:r w:rsidRPr="00AA6AD5">
        <w:rPr>
          <w:sz w:val="22"/>
          <w:szCs w:val="22"/>
        </w:rPr>
        <w:t>The Lessee</w:t>
      </w:r>
      <w:r w:rsidR="007C49CC" w:rsidRPr="00AA6AD5">
        <w:rPr>
          <w:sz w:val="22"/>
          <w:szCs w:val="22"/>
        </w:rPr>
        <w:t>/Client hereby agrees to maintain the books of accounts at the space</w:t>
      </w:r>
      <w:r w:rsidR="007B1B73" w:rsidRPr="00AA6AD5">
        <w:rPr>
          <w:sz w:val="22"/>
          <w:szCs w:val="22"/>
        </w:rPr>
        <w:t xml:space="preserve"> allotted to it in the Premises</w:t>
      </w:r>
      <w:r w:rsidR="007C49CC" w:rsidRPr="00AA6AD5">
        <w:rPr>
          <w:sz w:val="22"/>
          <w:szCs w:val="22"/>
        </w:rPr>
        <w:t xml:space="preserve">. Non-compliance with respect to non-maintenance of books of accounts shall be on the Lessee/Client. </w:t>
      </w:r>
    </w:p>
    <w:p w14:paraId="7A310157" w14:textId="638A68CD" w:rsidR="007B1B73" w:rsidRPr="00AA6AD5" w:rsidRDefault="00DF3BFE" w:rsidP="004E5C69">
      <w:pPr>
        <w:pStyle w:val="ListParagraph"/>
        <w:numPr>
          <w:ilvl w:val="0"/>
          <w:numId w:val="4"/>
        </w:numPr>
        <w:ind w:right="-3"/>
        <w:jc w:val="both"/>
        <w:rPr>
          <w:sz w:val="22"/>
          <w:szCs w:val="22"/>
        </w:rPr>
      </w:pPr>
      <w:r w:rsidRPr="00AA6AD5">
        <w:rPr>
          <w:sz w:val="22"/>
          <w:szCs w:val="22"/>
        </w:rPr>
        <w:t>The licensee is</w:t>
      </w:r>
      <w:r w:rsidR="00A20DB7" w:rsidRPr="00AA6AD5">
        <w:rPr>
          <w:sz w:val="22"/>
          <w:szCs w:val="22"/>
        </w:rPr>
        <w:t xml:space="preserve"> </w:t>
      </w:r>
      <w:r w:rsidR="007253F5" w:rsidRPr="00AA6AD5">
        <w:rPr>
          <w:sz w:val="22"/>
          <w:szCs w:val="22"/>
        </w:rPr>
        <w:t xml:space="preserve">not </w:t>
      </w:r>
      <w:r w:rsidR="007C49CC" w:rsidRPr="00AA6AD5">
        <w:rPr>
          <w:sz w:val="22"/>
          <w:szCs w:val="22"/>
        </w:rPr>
        <w:t>allowed to use th</w:t>
      </w:r>
      <w:r w:rsidR="007B1B73" w:rsidRPr="00AA6AD5">
        <w:rPr>
          <w:sz w:val="22"/>
          <w:szCs w:val="22"/>
        </w:rPr>
        <w:t xml:space="preserve">e </w:t>
      </w:r>
      <w:r w:rsidR="004E5C69" w:rsidRPr="00AA6AD5">
        <w:rPr>
          <w:sz w:val="22"/>
          <w:szCs w:val="22"/>
        </w:rPr>
        <w:t>Office Address</w:t>
      </w:r>
      <w:r w:rsidR="007B1B73" w:rsidRPr="00AA6AD5">
        <w:rPr>
          <w:sz w:val="22"/>
          <w:szCs w:val="22"/>
        </w:rPr>
        <w:t xml:space="preserve">or the address of the Premises </w:t>
      </w:r>
      <w:r w:rsidR="007C49CC" w:rsidRPr="00AA6AD5">
        <w:rPr>
          <w:sz w:val="22"/>
          <w:szCs w:val="22"/>
        </w:rPr>
        <w:t>as the primary</w:t>
      </w:r>
      <w:r w:rsidR="007B1B73" w:rsidRPr="00AA6AD5">
        <w:rPr>
          <w:sz w:val="22"/>
          <w:szCs w:val="22"/>
        </w:rPr>
        <w:t xml:space="preserve"> bodies. </w:t>
      </w:r>
      <w:r w:rsidR="009E3C9D" w:rsidRPr="00AA6AD5">
        <w:rPr>
          <w:sz w:val="22"/>
          <w:szCs w:val="22"/>
        </w:rPr>
        <w:t xml:space="preserve">The Lessee/Client shall seek prior written permission from the service provider/lessor if it wishes to </w:t>
      </w:r>
      <w:proofErr w:type="spellStart"/>
      <w:r w:rsidR="009E3C9D" w:rsidRPr="00AA6AD5">
        <w:rPr>
          <w:sz w:val="22"/>
          <w:szCs w:val="22"/>
        </w:rPr>
        <w:t>utilise</w:t>
      </w:r>
      <w:proofErr w:type="spellEnd"/>
      <w:r w:rsidR="009E3C9D" w:rsidRPr="00AA6AD5">
        <w:rPr>
          <w:sz w:val="22"/>
          <w:szCs w:val="22"/>
        </w:rPr>
        <w:t xml:space="preserve"> the office address for any statutory / Government purpose including but not limited to address in MCA records</w:t>
      </w:r>
    </w:p>
    <w:p w14:paraId="450D532D" w14:textId="77777777" w:rsidR="007253F5" w:rsidRPr="00AA6AD5" w:rsidRDefault="007253F5" w:rsidP="007253F5">
      <w:pPr>
        <w:ind w:right="-3"/>
        <w:jc w:val="both"/>
        <w:rPr>
          <w:sz w:val="22"/>
          <w:szCs w:val="22"/>
        </w:rPr>
      </w:pPr>
    </w:p>
    <w:p w14:paraId="2B3CC6D5" w14:textId="77777777" w:rsidR="007253F5" w:rsidRPr="00AA6AD5" w:rsidRDefault="007253F5" w:rsidP="007253F5">
      <w:pPr>
        <w:ind w:right="-3"/>
        <w:jc w:val="both"/>
        <w:rPr>
          <w:sz w:val="22"/>
          <w:szCs w:val="22"/>
        </w:rPr>
      </w:pPr>
    </w:p>
    <w:p w14:paraId="55A498EB" w14:textId="77777777" w:rsidR="007253F5" w:rsidRPr="00AA6AD5" w:rsidRDefault="007253F5" w:rsidP="007253F5">
      <w:pPr>
        <w:ind w:right="-3"/>
        <w:jc w:val="both"/>
        <w:rPr>
          <w:sz w:val="22"/>
          <w:szCs w:val="22"/>
        </w:rPr>
      </w:pPr>
    </w:p>
    <w:p w14:paraId="268B4A69" w14:textId="77777777" w:rsidR="007253F5" w:rsidRPr="00AA6AD5" w:rsidRDefault="007253F5" w:rsidP="007253F5">
      <w:pPr>
        <w:ind w:right="-3"/>
        <w:jc w:val="both"/>
        <w:rPr>
          <w:sz w:val="22"/>
          <w:szCs w:val="22"/>
        </w:rPr>
      </w:pPr>
    </w:p>
    <w:p w14:paraId="48B26C38" w14:textId="77777777" w:rsidR="007253F5" w:rsidRPr="00AA6AD5" w:rsidRDefault="007253F5" w:rsidP="007253F5">
      <w:pPr>
        <w:ind w:right="-3"/>
        <w:jc w:val="both"/>
        <w:rPr>
          <w:sz w:val="22"/>
          <w:szCs w:val="22"/>
        </w:rPr>
      </w:pPr>
    </w:p>
    <w:p w14:paraId="7FEE8485" w14:textId="77777777" w:rsidR="00112713" w:rsidRPr="00AA6AD5" w:rsidRDefault="007C49CC" w:rsidP="00112713">
      <w:pPr>
        <w:pStyle w:val="ListParagraph"/>
        <w:numPr>
          <w:ilvl w:val="0"/>
          <w:numId w:val="4"/>
        </w:numPr>
        <w:tabs>
          <w:tab w:val="left" w:pos="142"/>
        </w:tabs>
        <w:ind w:right="-3"/>
        <w:jc w:val="both"/>
        <w:rPr>
          <w:b/>
          <w:bCs/>
        </w:rPr>
      </w:pPr>
      <w:r w:rsidRPr="00AA6AD5">
        <w:rPr>
          <w:sz w:val="22"/>
          <w:szCs w:val="22"/>
        </w:rPr>
        <w:lastRenderedPageBreak/>
        <w:t>The Lessee/Client is not allowed to avail any credit facility, whether relating to any loans or any other forms of credit line, on this address.</w:t>
      </w:r>
    </w:p>
    <w:p w14:paraId="7C5EDCE5" w14:textId="77777777" w:rsidR="0064128A" w:rsidRPr="00AA6AD5" w:rsidRDefault="007B1B73" w:rsidP="004E5C69">
      <w:pPr>
        <w:pStyle w:val="ListParagraph"/>
        <w:numPr>
          <w:ilvl w:val="0"/>
          <w:numId w:val="4"/>
        </w:numPr>
        <w:contextualSpacing w:val="0"/>
        <w:jc w:val="both"/>
        <w:rPr>
          <w:sz w:val="22"/>
          <w:szCs w:val="22"/>
        </w:rPr>
      </w:pPr>
      <w:r w:rsidRPr="00AA6AD5">
        <w:rPr>
          <w:sz w:val="22"/>
          <w:szCs w:val="22"/>
        </w:rPr>
        <w:t>The Lessee agrees that no trade or occupation shall be conducted using the address of the Premises which will be unlawful, improper, or contrary to any law, ordinance, by-law, code, rule, regulation or order applicable or which will tarnish or cause harm or injury to the reputation of the Lessor and/ or the Premises.</w:t>
      </w:r>
    </w:p>
    <w:p w14:paraId="5E4D43B0" w14:textId="77777777" w:rsidR="007B1B73" w:rsidRPr="00AA6AD5" w:rsidRDefault="007B1B73" w:rsidP="004E5C69">
      <w:pPr>
        <w:pStyle w:val="ListParagraph"/>
        <w:numPr>
          <w:ilvl w:val="0"/>
          <w:numId w:val="4"/>
        </w:numPr>
        <w:contextualSpacing w:val="0"/>
        <w:jc w:val="both"/>
        <w:rPr>
          <w:sz w:val="22"/>
          <w:szCs w:val="22"/>
        </w:rPr>
      </w:pPr>
      <w:r w:rsidRPr="00AA6AD5">
        <w:rPr>
          <w:sz w:val="22"/>
          <w:szCs w:val="22"/>
        </w:rPr>
        <w:t>The Lessee/Client understands that this Leave and License Agreement is contingent upon the Lessee/ Client’s strict adherence to the Terms of Usage prescribed herein and any contravention of the Terms of Usage prescribed hereinabove by the Lessee/Client would constitute a material breach of this Agreement and thereby liable to immediate termination of the Agreement. The Service Provider/Lessor shall also be entitled to all the remedies available to it in law in addition to such termination of this Agreement.</w:t>
      </w:r>
    </w:p>
    <w:p w14:paraId="552A9293" w14:textId="77777777" w:rsidR="00D40080" w:rsidRPr="00AA6AD5" w:rsidRDefault="00D40080" w:rsidP="004E5C69">
      <w:pPr>
        <w:pStyle w:val="Body"/>
        <w:rPr>
          <w:b/>
          <w:bCs/>
          <w:color w:val="auto"/>
          <w:rPrChange w:id="211" w:author="TheWork Villa" w:date="2025-10-11T12:26:00Z" w16du:dateUtc="2025-10-11T06:56:00Z">
            <w:rPr>
              <w:b/>
              <w:bCs/>
            </w:rPr>
          </w:rPrChange>
        </w:rPr>
      </w:pPr>
    </w:p>
    <w:p w14:paraId="5D45F0DC" w14:textId="77777777" w:rsidR="00D40080" w:rsidRPr="00AA6AD5" w:rsidRDefault="0064591B" w:rsidP="004E5C69">
      <w:pPr>
        <w:rPr>
          <w:rFonts w:cs="Arial Unicode MS"/>
          <w:b/>
          <w:bCs/>
          <w:sz w:val="22"/>
          <w:szCs w:val="22"/>
          <w:u w:color="000000"/>
          <w:rPrChange w:id="212" w:author="TheWork Villa" w:date="2025-10-11T12:26:00Z" w16du:dateUtc="2025-10-11T06:56:00Z">
            <w:rPr>
              <w:rFonts w:cs="Arial Unicode MS"/>
              <w:b/>
              <w:bCs/>
              <w:color w:val="000000"/>
              <w:sz w:val="22"/>
              <w:szCs w:val="22"/>
              <w:u w:color="000000"/>
            </w:rPr>
          </w:rPrChange>
        </w:rPr>
      </w:pPr>
      <w:r w:rsidRPr="00AA6AD5">
        <w:rPr>
          <w:b/>
          <w:bCs/>
        </w:rPr>
        <w:t>LICENSE FEES</w:t>
      </w:r>
    </w:p>
    <w:p w14:paraId="5F36117F" w14:textId="77777777" w:rsidR="00D40080" w:rsidRPr="00AA6AD5" w:rsidRDefault="0064591B" w:rsidP="004E5C69">
      <w:pPr>
        <w:pStyle w:val="Body"/>
        <w:ind w:left="20"/>
        <w:jc w:val="both"/>
        <w:rPr>
          <w:color w:val="auto"/>
          <w:rPrChange w:id="213" w:author="TheWork Villa" w:date="2025-10-11T12:26:00Z" w16du:dateUtc="2025-10-11T06:56:00Z">
            <w:rPr/>
          </w:rPrChange>
        </w:rPr>
      </w:pPr>
      <w:r w:rsidRPr="00AA6AD5">
        <w:rPr>
          <w:color w:val="auto"/>
          <w:rPrChange w:id="214" w:author="TheWork Villa" w:date="2025-10-11T12:26:00Z" w16du:dateUtc="2025-10-11T06:56:00Z">
            <w:rPr/>
          </w:rPrChange>
        </w:rPr>
        <w:t>License fees</w:t>
      </w:r>
      <w:r w:rsidR="00A20DB7" w:rsidRPr="00AA6AD5">
        <w:rPr>
          <w:color w:val="auto"/>
          <w:rPrChange w:id="215" w:author="TheWork Villa" w:date="2025-10-11T12:26:00Z" w16du:dateUtc="2025-10-11T06:56:00Z">
            <w:rPr/>
          </w:rPrChange>
        </w:rPr>
        <w:t xml:space="preserve"> </w:t>
      </w:r>
      <w:proofErr w:type="gramStart"/>
      <w:r w:rsidRPr="00AA6AD5">
        <w:rPr>
          <w:color w:val="auto"/>
          <w:rPrChange w:id="216" w:author="TheWork Villa" w:date="2025-10-11T12:26:00Z" w16du:dateUtc="2025-10-11T06:56:00Z">
            <w:rPr/>
          </w:rPrChange>
        </w:rPr>
        <w:t>is</w:t>
      </w:r>
      <w:proofErr w:type="gramEnd"/>
      <w:r w:rsidRPr="00AA6AD5">
        <w:rPr>
          <w:color w:val="auto"/>
          <w:rPrChange w:id="217" w:author="TheWork Villa" w:date="2025-10-11T12:26:00Z" w16du:dateUtc="2025-10-11T06:56:00Z">
            <w:rPr/>
          </w:rPrChange>
        </w:rPr>
        <w:t xml:space="preserve"> payable in </w:t>
      </w:r>
      <w:r w:rsidR="004E5C69" w:rsidRPr="00AA6AD5">
        <w:rPr>
          <w:color w:val="auto"/>
          <w:rPrChange w:id="218" w:author="TheWork Villa" w:date="2025-10-11T12:26:00Z" w16du:dateUtc="2025-10-11T06:56:00Z">
            <w:rPr/>
          </w:rPrChange>
        </w:rPr>
        <w:t>advance by</w:t>
      </w:r>
      <w:r w:rsidR="006A3F4C" w:rsidRPr="00AA6AD5">
        <w:rPr>
          <w:color w:val="auto"/>
          <w:rPrChange w:id="219" w:author="TheWork Villa" w:date="2025-10-11T12:26:00Z" w16du:dateUtc="2025-10-11T06:56:00Z">
            <w:rPr/>
          </w:rPrChange>
        </w:rPr>
        <w:t xml:space="preserve"> the Client/Lessee to the Service Provider/</w:t>
      </w:r>
      <w:r w:rsidR="00A20DB7" w:rsidRPr="00AA6AD5">
        <w:rPr>
          <w:color w:val="auto"/>
          <w:rPrChange w:id="220" w:author="TheWork Villa" w:date="2025-10-11T12:26:00Z" w16du:dateUtc="2025-10-11T06:56:00Z">
            <w:rPr/>
          </w:rPrChange>
        </w:rPr>
        <w:t xml:space="preserve"> </w:t>
      </w:r>
      <w:r w:rsidR="006A3F4C" w:rsidRPr="00AA6AD5">
        <w:rPr>
          <w:color w:val="auto"/>
          <w:rPrChange w:id="221" w:author="TheWork Villa" w:date="2025-10-11T12:26:00Z" w16du:dateUtc="2025-10-11T06:56:00Z">
            <w:rPr/>
          </w:rPrChange>
        </w:rPr>
        <w:t>Lessor</w:t>
      </w:r>
      <w:r w:rsidRPr="00AA6AD5">
        <w:rPr>
          <w:color w:val="auto"/>
          <w:rPrChange w:id="222" w:author="TheWork Villa" w:date="2025-10-11T12:26:00Z" w16du:dateUtc="2025-10-11T06:56:00Z">
            <w:rPr/>
          </w:rPrChange>
        </w:rPr>
        <w:t xml:space="preserve">. Any dues/delays in the License fees </w:t>
      </w:r>
      <w:r w:rsidR="00B3195F" w:rsidRPr="00AA6AD5">
        <w:rPr>
          <w:color w:val="auto"/>
          <w:rPrChange w:id="223" w:author="TheWork Villa" w:date="2025-10-11T12:26:00Z" w16du:dateUtc="2025-10-11T06:56:00Z">
            <w:rPr/>
          </w:rPrChange>
        </w:rPr>
        <w:t xml:space="preserve">in case of </w:t>
      </w:r>
      <w:r w:rsidR="004E5C69" w:rsidRPr="00AA6AD5">
        <w:rPr>
          <w:color w:val="auto"/>
          <w:rPrChange w:id="224" w:author="TheWork Villa" w:date="2025-10-11T12:26:00Z" w16du:dateUtc="2025-10-11T06:56:00Z">
            <w:rPr/>
          </w:rPrChange>
        </w:rPr>
        <w:t>renewals</w:t>
      </w:r>
      <w:r w:rsidR="00A20DB7" w:rsidRPr="00AA6AD5">
        <w:rPr>
          <w:color w:val="auto"/>
          <w:rPrChange w:id="225" w:author="TheWork Villa" w:date="2025-10-11T12:26:00Z" w16du:dateUtc="2025-10-11T06:56:00Z">
            <w:rPr/>
          </w:rPrChange>
        </w:rPr>
        <w:t xml:space="preserve"> </w:t>
      </w:r>
      <w:r w:rsidRPr="00AA6AD5">
        <w:rPr>
          <w:color w:val="auto"/>
          <w:rPrChange w:id="226" w:author="TheWork Villa" w:date="2025-10-11T12:26:00Z" w16du:dateUtc="2025-10-11T06:56:00Z">
            <w:rPr/>
          </w:rPrChange>
        </w:rPr>
        <w:t>will cause the termination of the Services/Agreement on the expiration date set forth at the time of signup or payment. For late payments of renewals, the client has to pay an additional 5% penalty per day, in addition to</w:t>
      </w:r>
      <w:r w:rsidR="00B3195F" w:rsidRPr="00AA6AD5">
        <w:rPr>
          <w:color w:val="auto"/>
          <w:rPrChange w:id="227" w:author="TheWork Villa" w:date="2025-10-11T12:26:00Z" w16du:dateUtc="2025-10-11T06:56:00Z">
            <w:rPr/>
          </w:rPrChange>
        </w:rPr>
        <w:t xml:space="preserve"> the</w:t>
      </w:r>
      <w:r w:rsidRPr="00AA6AD5">
        <w:rPr>
          <w:color w:val="auto"/>
          <w:rPrChange w:id="228" w:author="TheWork Villa" w:date="2025-10-11T12:26:00Z" w16du:dateUtc="2025-10-11T06:56:00Z">
            <w:rPr/>
          </w:rPrChange>
        </w:rPr>
        <w:t xml:space="preserve"> renewal license fees, for delay in payment.</w:t>
      </w:r>
    </w:p>
    <w:p w14:paraId="384A0C5B" w14:textId="77777777" w:rsidR="00D40080" w:rsidRPr="00AA6AD5" w:rsidRDefault="00D40080" w:rsidP="004E5C69">
      <w:pPr>
        <w:pStyle w:val="Body"/>
        <w:jc w:val="both"/>
        <w:rPr>
          <w:b/>
          <w:bCs/>
          <w:color w:val="auto"/>
          <w:rPrChange w:id="229" w:author="TheWork Villa" w:date="2025-10-11T12:26:00Z" w16du:dateUtc="2025-10-11T06:56:00Z">
            <w:rPr>
              <w:b/>
              <w:bCs/>
            </w:rPr>
          </w:rPrChange>
        </w:rPr>
      </w:pPr>
    </w:p>
    <w:p w14:paraId="0BC8C306" w14:textId="77777777" w:rsidR="00D40080" w:rsidRPr="00AA6AD5" w:rsidRDefault="0064591B" w:rsidP="004E5C69">
      <w:pPr>
        <w:pStyle w:val="Body"/>
        <w:jc w:val="both"/>
        <w:rPr>
          <w:color w:val="auto"/>
          <w:rPrChange w:id="230" w:author="TheWork Villa" w:date="2025-10-11T12:26:00Z" w16du:dateUtc="2025-10-11T06:56:00Z">
            <w:rPr/>
          </w:rPrChange>
        </w:rPr>
      </w:pPr>
      <w:r w:rsidRPr="00AA6AD5">
        <w:rPr>
          <w:b/>
          <w:bCs/>
          <w:color w:val="auto"/>
          <w:lang w:val="de-DE"/>
          <w:rPrChange w:id="231" w:author="TheWork Villa" w:date="2025-10-11T12:26:00Z" w16du:dateUtc="2025-10-11T06:56:00Z">
            <w:rPr>
              <w:b/>
              <w:bCs/>
              <w:lang w:val="de-DE"/>
            </w:rPr>
          </w:rPrChange>
        </w:rPr>
        <w:t>SERVICE RETAINER / DEPOSIT AMOUNT</w:t>
      </w:r>
    </w:p>
    <w:p w14:paraId="2FEE66FE" w14:textId="77777777" w:rsidR="00D40080" w:rsidRPr="00AA6AD5" w:rsidRDefault="00B3195F" w:rsidP="004E5C69">
      <w:pPr>
        <w:pStyle w:val="Body"/>
        <w:jc w:val="both"/>
        <w:rPr>
          <w:color w:val="auto"/>
          <w:rPrChange w:id="232" w:author="TheWork Villa" w:date="2025-10-11T12:26:00Z" w16du:dateUtc="2025-10-11T06:56:00Z">
            <w:rPr/>
          </w:rPrChange>
        </w:rPr>
      </w:pPr>
      <w:r w:rsidRPr="00AA6AD5">
        <w:rPr>
          <w:color w:val="auto"/>
          <w:rPrChange w:id="233" w:author="TheWork Villa" w:date="2025-10-11T12:26:00Z" w16du:dateUtc="2025-10-11T06:56:00Z">
            <w:rPr/>
          </w:rPrChange>
        </w:rPr>
        <w:t xml:space="preserve">At any time during the subsistence of this Agreement, the Client can opt to use the </w:t>
      </w:r>
      <w:r w:rsidRPr="00AA6AD5">
        <w:rPr>
          <w:rFonts w:ascii="Arial Unicode MS" w:hAnsi="Arial Unicode MS"/>
          <w:color w:val="auto"/>
          <w:rtl/>
          <w:lang w:val="ar-SA"/>
          <w:rPrChange w:id="234" w:author="TheWork Villa" w:date="2025-10-11T12:26:00Z" w16du:dateUtc="2025-10-11T06:56:00Z">
            <w:rPr>
              <w:rFonts w:ascii="Arial Unicode MS" w:hAnsi="Arial Unicode MS"/>
              <w:rtl/>
              <w:lang w:val="ar-SA"/>
            </w:rPr>
          </w:rPrChange>
        </w:rPr>
        <w:t>“</w:t>
      </w:r>
      <w:r w:rsidRPr="00AA6AD5">
        <w:rPr>
          <w:color w:val="auto"/>
          <w:rPrChange w:id="235" w:author="TheWork Villa" w:date="2025-10-11T12:26:00Z" w16du:dateUtc="2025-10-11T06:56:00Z">
            <w:rPr/>
          </w:rPrChange>
        </w:rPr>
        <w:t>Courier Forwarding” facility from the Service Provider, for which the Client will be required to pay a Service Retainer / Deposit Amount of INR 1000+GST. This amount will be kept separately from</w:t>
      </w:r>
      <w:r w:rsidR="0021564B" w:rsidRPr="00AA6AD5">
        <w:rPr>
          <w:color w:val="auto"/>
          <w:rPrChange w:id="236" w:author="TheWork Villa" w:date="2025-10-11T12:26:00Z" w16du:dateUtc="2025-10-11T06:56:00Z">
            <w:rPr/>
          </w:rPrChange>
        </w:rPr>
        <w:t xml:space="preserve"> License fees</w:t>
      </w:r>
      <w:r w:rsidRPr="00AA6AD5">
        <w:rPr>
          <w:color w:val="auto"/>
          <w:rPrChange w:id="237" w:author="TheWork Villa" w:date="2025-10-11T12:26:00Z" w16du:dateUtc="2025-10-11T06:56:00Z">
            <w:rPr/>
          </w:rPrChange>
        </w:rPr>
        <w:t>. Client has to replenish the deposit when it reaches</w:t>
      </w:r>
      <w:r w:rsidR="00A20DB7" w:rsidRPr="00AA6AD5">
        <w:rPr>
          <w:color w:val="auto"/>
          <w:rPrChange w:id="238" w:author="TheWork Villa" w:date="2025-10-11T12:26:00Z" w16du:dateUtc="2025-10-11T06:56:00Z">
            <w:rPr/>
          </w:rPrChange>
        </w:rPr>
        <w:t xml:space="preserve"> </w:t>
      </w:r>
      <w:r w:rsidR="0064128A" w:rsidRPr="00AA6AD5">
        <w:rPr>
          <w:color w:val="auto"/>
          <w:rPrChange w:id="239" w:author="TheWork Villa" w:date="2025-10-11T12:26:00Z" w16du:dateUtc="2025-10-11T06:56:00Z">
            <w:rPr/>
          </w:rPrChange>
        </w:rPr>
        <w:t>Rs. 250</w:t>
      </w:r>
      <w:r w:rsidRPr="00AA6AD5">
        <w:rPr>
          <w:color w:val="auto"/>
          <w:rPrChange w:id="240" w:author="TheWork Villa" w:date="2025-10-11T12:26:00Z" w16du:dateUtc="2025-10-11T06:56:00Z">
            <w:rPr/>
          </w:rPrChange>
        </w:rPr>
        <w:t>. When the Client terminates the Service, the balance of the Service Retainer/ Deposit Amount, if any, will be refunded to the Client.</w:t>
      </w:r>
    </w:p>
    <w:p w14:paraId="67F1DF62" w14:textId="77777777" w:rsidR="00D40080" w:rsidRPr="00AA6AD5" w:rsidRDefault="00D40080" w:rsidP="004E5C69">
      <w:pPr>
        <w:pStyle w:val="Body"/>
        <w:jc w:val="both"/>
        <w:rPr>
          <w:color w:val="auto"/>
          <w:rPrChange w:id="241" w:author="TheWork Villa" w:date="2025-10-11T12:26:00Z" w16du:dateUtc="2025-10-11T06:56:00Z">
            <w:rPr/>
          </w:rPrChange>
        </w:rPr>
      </w:pPr>
    </w:p>
    <w:p w14:paraId="4513ACE2" w14:textId="77777777" w:rsidR="00D40080" w:rsidRPr="00AA6AD5" w:rsidRDefault="0064591B" w:rsidP="004E5C69">
      <w:pPr>
        <w:pStyle w:val="Body"/>
        <w:jc w:val="both"/>
        <w:rPr>
          <w:color w:val="auto"/>
          <w:rPrChange w:id="242" w:author="TheWork Villa" w:date="2025-10-11T12:26:00Z" w16du:dateUtc="2025-10-11T06:56:00Z">
            <w:rPr/>
          </w:rPrChange>
        </w:rPr>
      </w:pPr>
      <w:r w:rsidRPr="00AA6AD5">
        <w:rPr>
          <w:b/>
          <w:bCs/>
          <w:color w:val="auto"/>
          <w:lang w:val="fr-FR"/>
          <w:rPrChange w:id="243" w:author="TheWork Villa" w:date="2025-10-11T12:26:00Z" w16du:dateUtc="2025-10-11T06:56:00Z">
            <w:rPr>
              <w:b/>
              <w:bCs/>
              <w:lang w:val="fr-FR"/>
            </w:rPr>
          </w:rPrChange>
        </w:rPr>
        <w:t>MAIL HANDLING</w:t>
      </w:r>
    </w:p>
    <w:p w14:paraId="1EDC44BA" w14:textId="77777777" w:rsidR="00D40080" w:rsidRPr="00AA6AD5" w:rsidRDefault="0064591B" w:rsidP="004E5C69">
      <w:pPr>
        <w:pStyle w:val="Body"/>
        <w:jc w:val="both"/>
        <w:rPr>
          <w:color w:val="auto"/>
          <w:rPrChange w:id="244" w:author="TheWork Villa" w:date="2025-10-11T12:26:00Z" w16du:dateUtc="2025-10-11T06:56:00Z">
            <w:rPr/>
          </w:rPrChange>
        </w:rPr>
      </w:pPr>
      <w:r w:rsidRPr="00AA6AD5">
        <w:rPr>
          <w:color w:val="auto"/>
          <w:rPrChange w:id="245" w:author="TheWork Villa" w:date="2025-10-11T12:26:00Z" w16du:dateUtc="2025-10-11T06:56:00Z">
            <w:rPr/>
          </w:rPrChange>
        </w:rPr>
        <w:t xml:space="preserve">Client can receive registered and certified mail at the </w:t>
      </w:r>
      <w:r w:rsidR="00B3195F" w:rsidRPr="00AA6AD5">
        <w:rPr>
          <w:color w:val="auto"/>
          <w:rPrChange w:id="246" w:author="TheWork Villa" w:date="2025-10-11T12:26:00Z" w16du:dateUtc="2025-10-11T06:56:00Z">
            <w:rPr/>
          </w:rPrChange>
        </w:rPr>
        <w:t>P</w:t>
      </w:r>
      <w:r w:rsidRPr="00AA6AD5">
        <w:rPr>
          <w:color w:val="auto"/>
          <w:rPrChange w:id="247" w:author="TheWork Villa" w:date="2025-10-11T12:26:00Z" w16du:dateUtc="2025-10-11T06:56:00Z">
            <w:rPr/>
          </w:rPrChange>
        </w:rPr>
        <w:t>remise. Service Provider will receive up to 10 letters or packages per month free of charge for</w:t>
      </w:r>
      <w:r w:rsidR="00B3195F" w:rsidRPr="00AA6AD5">
        <w:rPr>
          <w:color w:val="auto"/>
          <w:rPrChange w:id="248" w:author="TheWork Villa" w:date="2025-10-11T12:26:00Z" w16du:dateUtc="2025-10-11T06:56:00Z">
            <w:rPr/>
          </w:rPrChange>
        </w:rPr>
        <w:t xml:space="preserve"> the</w:t>
      </w:r>
      <w:r w:rsidRPr="00AA6AD5">
        <w:rPr>
          <w:color w:val="auto"/>
          <w:rPrChange w:id="249" w:author="TheWork Villa" w:date="2025-10-11T12:26:00Z" w16du:dateUtc="2025-10-11T06:56:00Z">
            <w:rPr/>
          </w:rPrChange>
        </w:rPr>
        <w:t xml:space="preserve"> Client. For additional letters or packages, Service Provider will charge a handling fee of Rs.10 per letter / Rs 100 per package. Service Provider will not accept packages more than 5 Kg of weight or 1 cubic feet size. Client can pick up the mails from the </w:t>
      </w:r>
      <w:r w:rsidR="00B3195F" w:rsidRPr="00AA6AD5">
        <w:rPr>
          <w:color w:val="auto"/>
          <w:rPrChange w:id="250" w:author="TheWork Villa" w:date="2025-10-11T12:26:00Z" w16du:dateUtc="2025-10-11T06:56:00Z">
            <w:rPr/>
          </w:rPrChange>
        </w:rPr>
        <w:t>Premises</w:t>
      </w:r>
      <w:r w:rsidRPr="00AA6AD5">
        <w:rPr>
          <w:color w:val="auto"/>
          <w:rPrChange w:id="251" w:author="TheWork Villa" w:date="2025-10-11T12:26:00Z" w16du:dateUtc="2025-10-11T06:56:00Z">
            <w:rPr/>
          </w:rPrChange>
        </w:rPr>
        <w:t xml:space="preserve"> free of cost. Service Provider shall not</w:t>
      </w:r>
      <w:r w:rsidR="00B3195F" w:rsidRPr="00AA6AD5">
        <w:rPr>
          <w:color w:val="auto"/>
          <w:rPrChange w:id="252" w:author="TheWork Villa" w:date="2025-10-11T12:26:00Z" w16du:dateUtc="2025-10-11T06:56:00Z">
            <w:rPr/>
          </w:rPrChange>
        </w:rPr>
        <w:t xml:space="preserve"> be</w:t>
      </w:r>
      <w:r w:rsidRPr="00AA6AD5">
        <w:rPr>
          <w:color w:val="auto"/>
          <w:rPrChange w:id="253" w:author="TheWork Villa" w:date="2025-10-11T12:26:00Z" w16du:dateUtc="2025-10-11T06:56:00Z">
            <w:rPr/>
          </w:rPrChange>
        </w:rPr>
        <w:t xml:space="preserve"> liable for any mail</w:t>
      </w:r>
      <w:r w:rsidR="00B3195F" w:rsidRPr="00AA6AD5">
        <w:rPr>
          <w:color w:val="auto"/>
          <w:rPrChange w:id="254" w:author="TheWork Villa" w:date="2025-10-11T12:26:00Z" w16du:dateUtc="2025-10-11T06:56:00Z">
            <w:rPr/>
          </w:rPrChange>
        </w:rPr>
        <w:t>/package</w:t>
      </w:r>
      <w:r w:rsidRPr="00AA6AD5">
        <w:rPr>
          <w:color w:val="auto"/>
          <w:rPrChange w:id="255" w:author="TheWork Villa" w:date="2025-10-11T12:26:00Z" w16du:dateUtc="2025-10-11T06:56:00Z">
            <w:rPr/>
          </w:rPrChange>
        </w:rPr>
        <w:t xml:space="preserve"> not collected </w:t>
      </w:r>
      <w:r w:rsidR="00B3195F" w:rsidRPr="00AA6AD5">
        <w:rPr>
          <w:color w:val="auto"/>
          <w:rPrChange w:id="256" w:author="TheWork Villa" w:date="2025-10-11T12:26:00Z" w16du:dateUtc="2025-10-11T06:56:00Z">
            <w:rPr/>
          </w:rPrChange>
        </w:rPr>
        <w:t xml:space="preserve">by the Client </w:t>
      </w:r>
      <w:r w:rsidRPr="00AA6AD5">
        <w:rPr>
          <w:color w:val="auto"/>
          <w:rPrChange w:id="257" w:author="TheWork Villa" w:date="2025-10-11T12:26:00Z" w16du:dateUtc="2025-10-11T06:56:00Z">
            <w:rPr/>
          </w:rPrChange>
        </w:rPr>
        <w:t>within 30 days from the date of receipt of the</w:t>
      </w:r>
      <w:r w:rsidR="00B3195F" w:rsidRPr="00AA6AD5">
        <w:rPr>
          <w:color w:val="auto"/>
          <w:rPrChange w:id="258" w:author="TheWork Villa" w:date="2025-10-11T12:26:00Z" w16du:dateUtc="2025-10-11T06:56:00Z">
            <w:rPr/>
          </w:rPrChange>
        </w:rPr>
        <w:t xml:space="preserve"> mail/</w:t>
      </w:r>
      <w:r w:rsidRPr="00AA6AD5">
        <w:rPr>
          <w:color w:val="auto"/>
          <w:rPrChange w:id="259" w:author="TheWork Villa" w:date="2025-10-11T12:26:00Z" w16du:dateUtc="2025-10-11T06:56:00Z">
            <w:rPr/>
          </w:rPrChange>
        </w:rPr>
        <w:t>package</w:t>
      </w:r>
      <w:r w:rsidR="00B3195F" w:rsidRPr="00AA6AD5">
        <w:rPr>
          <w:color w:val="auto"/>
          <w:rPrChange w:id="260" w:author="TheWork Villa" w:date="2025-10-11T12:26:00Z" w16du:dateUtc="2025-10-11T06:56:00Z">
            <w:rPr/>
          </w:rPrChange>
        </w:rPr>
        <w:t xml:space="preserve"> by the Service Provider</w:t>
      </w:r>
      <w:r w:rsidRPr="00AA6AD5">
        <w:rPr>
          <w:color w:val="auto"/>
          <w:rPrChange w:id="261" w:author="TheWork Villa" w:date="2025-10-11T12:26:00Z" w16du:dateUtc="2025-10-11T06:56:00Z">
            <w:rPr/>
          </w:rPrChange>
        </w:rPr>
        <w:t xml:space="preserve"> at the Premise. </w:t>
      </w:r>
    </w:p>
    <w:p w14:paraId="03455942" w14:textId="77777777" w:rsidR="00D40080" w:rsidRPr="00AA6AD5" w:rsidRDefault="00D40080" w:rsidP="004E5C69">
      <w:pPr>
        <w:pStyle w:val="Body"/>
        <w:jc w:val="both"/>
        <w:rPr>
          <w:color w:val="auto"/>
          <w:rPrChange w:id="262" w:author="TheWork Villa" w:date="2025-10-11T12:26:00Z" w16du:dateUtc="2025-10-11T06:56:00Z">
            <w:rPr/>
          </w:rPrChange>
        </w:rPr>
      </w:pPr>
    </w:p>
    <w:p w14:paraId="167DE99C" w14:textId="77777777" w:rsidR="00D40080" w:rsidRPr="00AA6AD5" w:rsidRDefault="0064591B" w:rsidP="004E5C69">
      <w:pPr>
        <w:pStyle w:val="Body"/>
        <w:jc w:val="both"/>
        <w:rPr>
          <w:color w:val="auto"/>
          <w:rPrChange w:id="263" w:author="TheWork Villa" w:date="2025-10-11T12:26:00Z" w16du:dateUtc="2025-10-11T06:56:00Z">
            <w:rPr/>
          </w:rPrChange>
        </w:rPr>
      </w:pPr>
      <w:r w:rsidRPr="00AA6AD5">
        <w:rPr>
          <w:b/>
          <w:bCs/>
          <w:color w:val="auto"/>
          <w:rPrChange w:id="264" w:author="TheWork Villa" w:date="2025-10-11T12:26:00Z" w16du:dateUtc="2025-10-11T06:56:00Z">
            <w:rPr>
              <w:b/>
              <w:bCs/>
            </w:rPr>
          </w:rPrChange>
        </w:rPr>
        <w:t>TERMINATION OF SERVICE</w:t>
      </w:r>
    </w:p>
    <w:p w14:paraId="7777B4BA" w14:textId="77777777" w:rsidR="00C108ED" w:rsidRPr="00AA6AD5" w:rsidRDefault="0064591B" w:rsidP="004E5C69">
      <w:pPr>
        <w:pStyle w:val="NormalWeb"/>
        <w:spacing w:before="0" w:after="0"/>
        <w:jc w:val="both"/>
        <w:rPr>
          <w:color w:val="auto"/>
          <w:sz w:val="22"/>
          <w:szCs w:val="22"/>
          <w:rPrChange w:id="265" w:author="TheWork Villa" w:date="2025-10-11T12:26:00Z" w16du:dateUtc="2025-10-11T06:56:00Z">
            <w:rPr>
              <w:sz w:val="22"/>
              <w:szCs w:val="22"/>
            </w:rPr>
          </w:rPrChange>
        </w:rPr>
      </w:pPr>
      <w:r w:rsidRPr="00AA6AD5">
        <w:rPr>
          <w:color w:val="auto"/>
          <w:sz w:val="22"/>
          <w:szCs w:val="22"/>
          <w:rPrChange w:id="266" w:author="TheWork Villa" w:date="2025-10-11T12:26:00Z" w16du:dateUtc="2025-10-11T06:56:00Z">
            <w:rPr>
              <w:sz w:val="22"/>
              <w:szCs w:val="22"/>
            </w:rPr>
          </w:rPrChange>
        </w:rPr>
        <w:t xml:space="preserve">Service will be automatically terminated on the expiry </w:t>
      </w:r>
      <w:r w:rsidR="00B3195F" w:rsidRPr="00AA6AD5">
        <w:rPr>
          <w:color w:val="auto"/>
          <w:sz w:val="22"/>
          <w:szCs w:val="22"/>
          <w:rPrChange w:id="267" w:author="TheWork Villa" w:date="2025-10-11T12:26:00Z" w16du:dateUtc="2025-10-11T06:56:00Z">
            <w:rPr>
              <w:sz w:val="22"/>
              <w:szCs w:val="22"/>
            </w:rPr>
          </w:rPrChange>
        </w:rPr>
        <w:t xml:space="preserve">of the Term </w:t>
      </w:r>
      <w:r w:rsidRPr="00AA6AD5">
        <w:rPr>
          <w:color w:val="auto"/>
          <w:sz w:val="22"/>
          <w:szCs w:val="22"/>
          <w:rPrChange w:id="268" w:author="TheWork Villa" w:date="2025-10-11T12:26:00Z" w16du:dateUtc="2025-10-11T06:56:00Z">
            <w:rPr>
              <w:sz w:val="22"/>
              <w:szCs w:val="22"/>
            </w:rPr>
          </w:rPrChange>
        </w:rPr>
        <w:t xml:space="preserve">unless the </w:t>
      </w:r>
      <w:r w:rsidR="00B3195F" w:rsidRPr="00AA6AD5">
        <w:rPr>
          <w:color w:val="auto"/>
          <w:sz w:val="22"/>
          <w:szCs w:val="22"/>
          <w:rPrChange w:id="269" w:author="TheWork Villa" w:date="2025-10-11T12:26:00Z" w16du:dateUtc="2025-10-11T06:56:00Z">
            <w:rPr>
              <w:sz w:val="22"/>
              <w:szCs w:val="22"/>
            </w:rPr>
          </w:rPrChange>
        </w:rPr>
        <w:t>license</w:t>
      </w:r>
      <w:r w:rsidRPr="00AA6AD5">
        <w:rPr>
          <w:color w:val="auto"/>
          <w:sz w:val="22"/>
          <w:szCs w:val="22"/>
          <w:rPrChange w:id="270" w:author="TheWork Villa" w:date="2025-10-11T12:26:00Z" w16du:dateUtc="2025-10-11T06:56:00Z">
            <w:rPr>
              <w:sz w:val="22"/>
              <w:szCs w:val="22"/>
            </w:rPr>
          </w:rPrChange>
        </w:rPr>
        <w:t xml:space="preserve"> is renewed. Upon termination of </w:t>
      </w:r>
      <w:r w:rsidR="004E5C69" w:rsidRPr="00AA6AD5">
        <w:rPr>
          <w:color w:val="auto"/>
          <w:sz w:val="22"/>
          <w:szCs w:val="22"/>
          <w:rPrChange w:id="271" w:author="TheWork Villa" w:date="2025-10-11T12:26:00Z" w16du:dateUtc="2025-10-11T06:56:00Z">
            <w:rPr>
              <w:sz w:val="22"/>
              <w:szCs w:val="22"/>
            </w:rPr>
          </w:rPrChange>
        </w:rPr>
        <w:t>this Agreement</w:t>
      </w:r>
      <w:r w:rsidRPr="00AA6AD5">
        <w:rPr>
          <w:color w:val="auto"/>
          <w:sz w:val="22"/>
          <w:szCs w:val="22"/>
          <w:rPrChange w:id="272" w:author="TheWork Villa" w:date="2025-10-11T12:26:00Z" w16du:dateUtc="2025-10-11T06:56:00Z">
            <w:rPr>
              <w:sz w:val="22"/>
              <w:szCs w:val="22"/>
            </w:rPr>
          </w:rPrChange>
        </w:rPr>
        <w:t xml:space="preserve">, the Client must cease the use of address of the </w:t>
      </w:r>
      <w:r w:rsidR="00B3195F" w:rsidRPr="00AA6AD5">
        <w:rPr>
          <w:color w:val="auto"/>
          <w:sz w:val="22"/>
          <w:szCs w:val="22"/>
          <w:rPrChange w:id="273" w:author="TheWork Villa" w:date="2025-10-11T12:26:00Z" w16du:dateUtc="2025-10-11T06:56:00Z">
            <w:rPr>
              <w:sz w:val="22"/>
              <w:szCs w:val="22"/>
            </w:rPr>
          </w:rPrChange>
        </w:rPr>
        <w:t>P</w:t>
      </w:r>
      <w:r w:rsidRPr="00AA6AD5">
        <w:rPr>
          <w:color w:val="auto"/>
          <w:sz w:val="22"/>
          <w:szCs w:val="22"/>
          <w:rPrChange w:id="274" w:author="TheWork Villa" w:date="2025-10-11T12:26:00Z" w16du:dateUtc="2025-10-11T06:56:00Z">
            <w:rPr>
              <w:sz w:val="22"/>
              <w:szCs w:val="22"/>
            </w:rPr>
          </w:rPrChange>
        </w:rPr>
        <w:t>remise</w:t>
      </w:r>
      <w:r w:rsidR="00B3195F" w:rsidRPr="00AA6AD5">
        <w:rPr>
          <w:color w:val="auto"/>
          <w:sz w:val="22"/>
          <w:szCs w:val="22"/>
          <w:rPrChange w:id="275" w:author="TheWork Villa" w:date="2025-10-11T12:26:00Z" w16du:dateUtc="2025-10-11T06:56:00Z">
            <w:rPr>
              <w:sz w:val="22"/>
              <w:szCs w:val="22"/>
            </w:rPr>
          </w:rPrChange>
        </w:rPr>
        <w:t xml:space="preserve"> absolutely, including</w:t>
      </w:r>
      <w:r w:rsidRPr="00AA6AD5">
        <w:rPr>
          <w:color w:val="auto"/>
          <w:sz w:val="22"/>
          <w:szCs w:val="22"/>
          <w:rPrChange w:id="276" w:author="TheWork Villa" w:date="2025-10-11T12:26:00Z" w16du:dateUtc="2025-10-11T06:56:00Z">
            <w:rPr>
              <w:sz w:val="22"/>
              <w:szCs w:val="22"/>
            </w:rPr>
          </w:rPrChange>
        </w:rPr>
        <w:t xml:space="preserve"> for any government registrations, and </w:t>
      </w:r>
      <w:r w:rsidR="00B3195F" w:rsidRPr="00AA6AD5">
        <w:rPr>
          <w:color w:val="auto"/>
          <w:sz w:val="22"/>
          <w:szCs w:val="22"/>
          <w:rPrChange w:id="277" w:author="TheWork Villa" w:date="2025-10-11T12:26:00Z" w16du:dateUtc="2025-10-11T06:56:00Z">
            <w:rPr>
              <w:sz w:val="22"/>
              <w:szCs w:val="22"/>
            </w:rPr>
          </w:rPrChange>
        </w:rPr>
        <w:t xml:space="preserve">further, </w:t>
      </w:r>
      <w:r w:rsidRPr="00AA6AD5">
        <w:rPr>
          <w:color w:val="auto"/>
          <w:sz w:val="22"/>
          <w:szCs w:val="22"/>
          <w:rPrChange w:id="278" w:author="TheWork Villa" w:date="2025-10-11T12:26:00Z" w16du:dateUtc="2025-10-11T06:56:00Z">
            <w:rPr>
              <w:sz w:val="22"/>
              <w:szCs w:val="22"/>
            </w:rPr>
          </w:rPrChange>
        </w:rPr>
        <w:t xml:space="preserve">any Phone Numbers issued by the </w:t>
      </w:r>
      <w:r w:rsidR="00B3195F" w:rsidRPr="00AA6AD5">
        <w:rPr>
          <w:color w:val="auto"/>
          <w:sz w:val="22"/>
          <w:szCs w:val="22"/>
          <w:rPrChange w:id="279" w:author="TheWork Villa" w:date="2025-10-11T12:26:00Z" w16du:dateUtc="2025-10-11T06:56:00Z">
            <w:rPr>
              <w:sz w:val="22"/>
              <w:szCs w:val="22"/>
            </w:rPr>
          </w:rPrChange>
        </w:rPr>
        <w:t>S</w:t>
      </w:r>
      <w:r w:rsidRPr="00AA6AD5">
        <w:rPr>
          <w:color w:val="auto"/>
          <w:sz w:val="22"/>
          <w:szCs w:val="22"/>
          <w:rPrChange w:id="280" w:author="TheWork Villa" w:date="2025-10-11T12:26:00Z" w16du:dateUtc="2025-10-11T06:56:00Z">
            <w:rPr>
              <w:sz w:val="22"/>
              <w:szCs w:val="22"/>
            </w:rPr>
          </w:rPrChange>
        </w:rPr>
        <w:t xml:space="preserve">ervice </w:t>
      </w:r>
      <w:r w:rsidR="00B3195F" w:rsidRPr="00AA6AD5">
        <w:rPr>
          <w:color w:val="auto"/>
          <w:sz w:val="22"/>
          <w:szCs w:val="22"/>
          <w:rPrChange w:id="281" w:author="TheWork Villa" w:date="2025-10-11T12:26:00Z" w16du:dateUtc="2025-10-11T06:56:00Z">
            <w:rPr>
              <w:sz w:val="22"/>
              <w:szCs w:val="22"/>
            </w:rPr>
          </w:rPrChange>
        </w:rPr>
        <w:t>P</w:t>
      </w:r>
      <w:r w:rsidRPr="00AA6AD5">
        <w:rPr>
          <w:color w:val="auto"/>
          <w:sz w:val="22"/>
          <w:szCs w:val="22"/>
          <w:rPrChange w:id="282" w:author="TheWork Villa" w:date="2025-10-11T12:26:00Z" w16du:dateUtc="2025-10-11T06:56:00Z">
            <w:rPr>
              <w:sz w:val="22"/>
              <w:szCs w:val="22"/>
            </w:rPr>
          </w:rPrChange>
        </w:rPr>
        <w:t xml:space="preserve">rovider to the </w:t>
      </w:r>
      <w:r w:rsidR="00B3195F" w:rsidRPr="00AA6AD5">
        <w:rPr>
          <w:color w:val="auto"/>
          <w:sz w:val="22"/>
          <w:szCs w:val="22"/>
          <w:rPrChange w:id="283" w:author="TheWork Villa" w:date="2025-10-11T12:26:00Z" w16du:dateUtc="2025-10-11T06:56:00Z">
            <w:rPr>
              <w:sz w:val="22"/>
              <w:szCs w:val="22"/>
            </w:rPr>
          </w:rPrChange>
        </w:rPr>
        <w:t>C</w:t>
      </w:r>
      <w:r w:rsidRPr="00AA6AD5">
        <w:rPr>
          <w:color w:val="auto"/>
          <w:sz w:val="22"/>
          <w:szCs w:val="22"/>
          <w:rPrChange w:id="284" w:author="TheWork Villa" w:date="2025-10-11T12:26:00Z" w16du:dateUtc="2025-10-11T06:56:00Z">
            <w:rPr>
              <w:sz w:val="22"/>
              <w:szCs w:val="22"/>
            </w:rPr>
          </w:rPrChange>
        </w:rPr>
        <w:t>lient</w:t>
      </w:r>
      <w:r w:rsidR="00B3195F" w:rsidRPr="00AA6AD5">
        <w:rPr>
          <w:color w:val="auto"/>
          <w:sz w:val="22"/>
          <w:szCs w:val="22"/>
          <w:rPrChange w:id="285" w:author="TheWork Villa" w:date="2025-10-11T12:26:00Z" w16du:dateUtc="2025-10-11T06:56:00Z">
            <w:rPr>
              <w:sz w:val="22"/>
              <w:szCs w:val="22"/>
            </w:rPr>
          </w:rPrChange>
        </w:rPr>
        <w:t xml:space="preserve"> shall also be ceased to be used</w:t>
      </w:r>
      <w:r w:rsidRPr="00AA6AD5">
        <w:rPr>
          <w:color w:val="auto"/>
          <w:sz w:val="22"/>
          <w:szCs w:val="22"/>
          <w:rPrChange w:id="286" w:author="TheWork Villa" w:date="2025-10-11T12:26:00Z" w16du:dateUtc="2025-10-11T06:56:00Z">
            <w:rPr>
              <w:sz w:val="22"/>
              <w:szCs w:val="22"/>
            </w:rPr>
          </w:rPrChange>
        </w:rPr>
        <w:t xml:space="preserve"> immediately</w:t>
      </w:r>
      <w:r w:rsidR="00B3195F" w:rsidRPr="00AA6AD5">
        <w:rPr>
          <w:color w:val="auto"/>
          <w:sz w:val="22"/>
          <w:szCs w:val="22"/>
          <w:rPrChange w:id="287" w:author="TheWork Villa" w:date="2025-10-11T12:26:00Z" w16du:dateUtc="2025-10-11T06:56:00Z">
            <w:rPr>
              <w:sz w:val="22"/>
              <w:szCs w:val="22"/>
            </w:rPr>
          </w:rPrChange>
        </w:rPr>
        <w:t xml:space="preserve"> by the Client. The Client shall remove the said address and phone numbers</w:t>
      </w:r>
      <w:r w:rsidRPr="00AA6AD5">
        <w:rPr>
          <w:color w:val="auto"/>
          <w:sz w:val="22"/>
          <w:szCs w:val="22"/>
          <w:rPrChange w:id="288" w:author="TheWork Villa" w:date="2025-10-11T12:26:00Z" w16du:dateUtc="2025-10-11T06:56:00Z">
            <w:rPr>
              <w:sz w:val="22"/>
              <w:szCs w:val="22"/>
            </w:rPr>
          </w:rPrChange>
        </w:rPr>
        <w:t xml:space="preserve"> from all places including but not limited </w:t>
      </w:r>
      <w:r w:rsidR="00B3195F" w:rsidRPr="00AA6AD5">
        <w:rPr>
          <w:color w:val="auto"/>
          <w:sz w:val="22"/>
          <w:szCs w:val="22"/>
          <w:rPrChange w:id="289" w:author="TheWork Villa" w:date="2025-10-11T12:26:00Z" w16du:dateUtc="2025-10-11T06:56:00Z">
            <w:rPr>
              <w:sz w:val="22"/>
              <w:szCs w:val="22"/>
            </w:rPr>
          </w:rPrChange>
        </w:rPr>
        <w:t>GST records, MCA records (if applicable),</w:t>
      </w:r>
      <w:r w:rsidRPr="00AA6AD5">
        <w:rPr>
          <w:color w:val="auto"/>
          <w:sz w:val="22"/>
          <w:szCs w:val="22"/>
          <w:rPrChange w:id="290" w:author="TheWork Villa" w:date="2025-10-11T12:26:00Z" w16du:dateUtc="2025-10-11T06:56:00Z">
            <w:rPr>
              <w:sz w:val="22"/>
              <w:szCs w:val="22"/>
            </w:rPr>
          </w:rPrChange>
        </w:rPr>
        <w:t xml:space="preserve"> business cards, websites, station</w:t>
      </w:r>
      <w:r w:rsidR="00B3195F" w:rsidRPr="00AA6AD5">
        <w:rPr>
          <w:color w:val="auto"/>
          <w:sz w:val="22"/>
          <w:szCs w:val="22"/>
          <w:rPrChange w:id="291" w:author="TheWork Villa" w:date="2025-10-11T12:26:00Z" w16du:dateUtc="2025-10-11T06:56:00Z">
            <w:rPr>
              <w:sz w:val="22"/>
              <w:szCs w:val="22"/>
            </w:rPr>
          </w:rPrChange>
        </w:rPr>
        <w:t>e</w:t>
      </w:r>
      <w:r w:rsidRPr="00AA6AD5">
        <w:rPr>
          <w:color w:val="auto"/>
          <w:sz w:val="22"/>
          <w:szCs w:val="22"/>
          <w:rPrChange w:id="292" w:author="TheWork Villa" w:date="2025-10-11T12:26:00Z" w16du:dateUtc="2025-10-11T06:56:00Z">
            <w:rPr>
              <w:sz w:val="22"/>
              <w:szCs w:val="22"/>
            </w:rPr>
          </w:rPrChange>
        </w:rPr>
        <w:t xml:space="preserve">ry, advertising material, licenses, certificates etc. Notwithstanding any other provision under this Agreement, if the </w:t>
      </w:r>
      <w:r w:rsidR="00B3195F" w:rsidRPr="00AA6AD5">
        <w:rPr>
          <w:color w:val="auto"/>
          <w:sz w:val="22"/>
          <w:szCs w:val="22"/>
          <w:rPrChange w:id="293" w:author="TheWork Villa" w:date="2025-10-11T12:26:00Z" w16du:dateUtc="2025-10-11T06:56:00Z">
            <w:rPr>
              <w:sz w:val="22"/>
              <w:szCs w:val="22"/>
            </w:rPr>
          </w:rPrChange>
        </w:rPr>
        <w:t>C</w:t>
      </w:r>
      <w:r w:rsidRPr="00AA6AD5">
        <w:rPr>
          <w:color w:val="auto"/>
          <w:sz w:val="22"/>
          <w:szCs w:val="22"/>
          <w:rPrChange w:id="294" w:author="TheWork Villa" w:date="2025-10-11T12:26:00Z" w16du:dateUtc="2025-10-11T06:56:00Z">
            <w:rPr>
              <w:sz w:val="22"/>
              <w:szCs w:val="22"/>
            </w:rPr>
          </w:rPrChange>
        </w:rPr>
        <w:t xml:space="preserve">lient has used the address of the premise for registration with the registrar of companies, GST Authority, Banks, or other governmental authorities etc., it has to change the address submitted with such authorities within 15 (Fifteen) days </w:t>
      </w:r>
      <w:r w:rsidR="00B3195F" w:rsidRPr="00AA6AD5">
        <w:rPr>
          <w:color w:val="auto"/>
          <w:sz w:val="22"/>
          <w:szCs w:val="22"/>
          <w:rPrChange w:id="295" w:author="TheWork Villa" w:date="2025-10-11T12:26:00Z" w16du:dateUtc="2025-10-11T06:56:00Z">
            <w:rPr>
              <w:sz w:val="22"/>
              <w:szCs w:val="22"/>
            </w:rPr>
          </w:rPrChange>
        </w:rPr>
        <w:t>from</w:t>
      </w:r>
      <w:r w:rsidRPr="00AA6AD5">
        <w:rPr>
          <w:color w:val="auto"/>
          <w:sz w:val="22"/>
          <w:szCs w:val="22"/>
          <w:rPrChange w:id="296" w:author="TheWork Villa" w:date="2025-10-11T12:26:00Z" w16du:dateUtc="2025-10-11T06:56:00Z">
            <w:rPr>
              <w:sz w:val="22"/>
              <w:szCs w:val="22"/>
            </w:rPr>
          </w:rPrChange>
        </w:rPr>
        <w:t xml:space="preserve"> the date of termination or expiry of this Agreement, unless otherwise agreed </w:t>
      </w:r>
      <w:r w:rsidR="00B3195F" w:rsidRPr="00AA6AD5">
        <w:rPr>
          <w:color w:val="auto"/>
          <w:sz w:val="22"/>
          <w:szCs w:val="22"/>
          <w:rPrChange w:id="297" w:author="TheWork Villa" w:date="2025-10-11T12:26:00Z" w16du:dateUtc="2025-10-11T06:56:00Z">
            <w:rPr>
              <w:sz w:val="22"/>
              <w:szCs w:val="22"/>
            </w:rPr>
          </w:rPrChange>
        </w:rPr>
        <w:t xml:space="preserve">in written by </w:t>
      </w:r>
      <w:r w:rsidRPr="00AA6AD5">
        <w:rPr>
          <w:color w:val="auto"/>
          <w:sz w:val="22"/>
          <w:szCs w:val="22"/>
          <w:rPrChange w:id="298" w:author="TheWork Villa" w:date="2025-10-11T12:26:00Z" w16du:dateUtc="2025-10-11T06:56:00Z">
            <w:rPr>
              <w:sz w:val="22"/>
              <w:szCs w:val="22"/>
            </w:rPr>
          </w:rPrChange>
        </w:rPr>
        <w:t>Service Provider</w:t>
      </w:r>
      <w:r w:rsidR="00B3195F" w:rsidRPr="00AA6AD5">
        <w:rPr>
          <w:color w:val="auto"/>
          <w:sz w:val="22"/>
          <w:szCs w:val="22"/>
          <w:rPrChange w:id="299" w:author="TheWork Villa" w:date="2025-10-11T12:26:00Z" w16du:dateUtc="2025-10-11T06:56:00Z">
            <w:rPr>
              <w:sz w:val="22"/>
              <w:szCs w:val="22"/>
            </w:rPr>
          </w:rPrChange>
        </w:rPr>
        <w:t>.</w:t>
      </w:r>
      <w:r w:rsidRPr="00AA6AD5">
        <w:rPr>
          <w:color w:val="auto"/>
          <w:sz w:val="22"/>
          <w:szCs w:val="22"/>
          <w:rPrChange w:id="300" w:author="TheWork Villa" w:date="2025-10-11T12:26:00Z" w16du:dateUtc="2025-10-11T06:56:00Z">
            <w:rPr>
              <w:sz w:val="22"/>
              <w:szCs w:val="22"/>
            </w:rPr>
          </w:rPrChange>
        </w:rPr>
        <w:t xml:space="preserve"> The Lessor reserves the right to take legal action against the Less</w:t>
      </w:r>
      <w:r w:rsidR="00B3195F" w:rsidRPr="00AA6AD5">
        <w:rPr>
          <w:color w:val="auto"/>
          <w:sz w:val="22"/>
          <w:szCs w:val="22"/>
          <w:rPrChange w:id="301" w:author="TheWork Villa" w:date="2025-10-11T12:26:00Z" w16du:dateUtc="2025-10-11T06:56:00Z">
            <w:rPr>
              <w:sz w:val="22"/>
              <w:szCs w:val="22"/>
            </w:rPr>
          </w:rPrChange>
        </w:rPr>
        <w:t>ee</w:t>
      </w:r>
      <w:r w:rsidR="00A20DB7" w:rsidRPr="00AA6AD5">
        <w:rPr>
          <w:color w:val="auto"/>
          <w:sz w:val="22"/>
          <w:szCs w:val="22"/>
          <w:rPrChange w:id="302" w:author="TheWork Villa" w:date="2025-10-11T12:26:00Z" w16du:dateUtc="2025-10-11T06:56:00Z">
            <w:rPr>
              <w:sz w:val="22"/>
              <w:szCs w:val="22"/>
            </w:rPr>
          </w:rPrChange>
        </w:rPr>
        <w:t xml:space="preserve"> </w:t>
      </w:r>
      <w:r w:rsidR="00B3195F" w:rsidRPr="00AA6AD5">
        <w:rPr>
          <w:color w:val="auto"/>
          <w:sz w:val="22"/>
          <w:szCs w:val="22"/>
          <w:rPrChange w:id="303" w:author="TheWork Villa" w:date="2025-10-11T12:26:00Z" w16du:dateUtc="2025-10-11T06:56:00Z">
            <w:rPr>
              <w:sz w:val="22"/>
              <w:szCs w:val="22"/>
            </w:rPr>
          </w:rPrChange>
        </w:rPr>
        <w:t xml:space="preserve">if the Lessee is </w:t>
      </w:r>
      <w:r w:rsidRPr="00AA6AD5">
        <w:rPr>
          <w:color w:val="auto"/>
          <w:sz w:val="22"/>
          <w:szCs w:val="22"/>
          <w:rPrChange w:id="304" w:author="TheWork Villa" w:date="2025-10-11T12:26:00Z" w16du:dateUtc="2025-10-11T06:56:00Z">
            <w:rPr>
              <w:sz w:val="22"/>
              <w:szCs w:val="22"/>
            </w:rPr>
          </w:rPrChange>
        </w:rPr>
        <w:t xml:space="preserve">found in breach of this clause. Service Provider reserves the right to terminate the </w:t>
      </w:r>
      <w:r w:rsidR="00B3195F" w:rsidRPr="00AA6AD5">
        <w:rPr>
          <w:color w:val="auto"/>
          <w:sz w:val="22"/>
          <w:szCs w:val="22"/>
          <w:rPrChange w:id="305" w:author="TheWork Villa" w:date="2025-10-11T12:26:00Z" w16du:dateUtc="2025-10-11T06:56:00Z">
            <w:rPr>
              <w:sz w:val="22"/>
              <w:szCs w:val="22"/>
            </w:rPr>
          </w:rPrChange>
        </w:rPr>
        <w:t>S</w:t>
      </w:r>
      <w:r w:rsidRPr="00AA6AD5">
        <w:rPr>
          <w:color w:val="auto"/>
          <w:sz w:val="22"/>
          <w:szCs w:val="22"/>
          <w:rPrChange w:id="306" w:author="TheWork Villa" w:date="2025-10-11T12:26:00Z" w16du:dateUtc="2025-10-11T06:56:00Z">
            <w:rPr>
              <w:sz w:val="22"/>
              <w:szCs w:val="22"/>
            </w:rPr>
          </w:rPrChange>
        </w:rPr>
        <w:t xml:space="preserve">ervice and this </w:t>
      </w:r>
      <w:r w:rsidR="00B3195F" w:rsidRPr="00AA6AD5">
        <w:rPr>
          <w:color w:val="auto"/>
          <w:sz w:val="22"/>
          <w:szCs w:val="22"/>
          <w:rPrChange w:id="307" w:author="TheWork Villa" w:date="2025-10-11T12:26:00Z" w16du:dateUtc="2025-10-11T06:56:00Z">
            <w:rPr>
              <w:sz w:val="22"/>
              <w:szCs w:val="22"/>
            </w:rPr>
          </w:rPrChange>
        </w:rPr>
        <w:t>A</w:t>
      </w:r>
      <w:r w:rsidRPr="00AA6AD5">
        <w:rPr>
          <w:color w:val="auto"/>
          <w:sz w:val="22"/>
          <w:szCs w:val="22"/>
          <w:rPrChange w:id="308" w:author="TheWork Villa" w:date="2025-10-11T12:26:00Z" w16du:dateUtc="2025-10-11T06:56:00Z">
            <w:rPr>
              <w:sz w:val="22"/>
              <w:szCs w:val="22"/>
            </w:rPr>
          </w:rPrChange>
        </w:rPr>
        <w:t xml:space="preserve">greement without notice </w:t>
      </w:r>
      <w:r w:rsidR="00B3195F" w:rsidRPr="00AA6AD5">
        <w:rPr>
          <w:color w:val="auto"/>
          <w:sz w:val="22"/>
          <w:szCs w:val="22"/>
          <w:rPrChange w:id="309" w:author="TheWork Villa" w:date="2025-10-11T12:26:00Z" w16du:dateUtc="2025-10-11T06:56:00Z">
            <w:rPr>
              <w:sz w:val="22"/>
              <w:szCs w:val="22"/>
            </w:rPr>
          </w:rPrChange>
        </w:rPr>
        <w:t>if the</w:t>
      </w:r>
      <w:r w:rsidR="00A20DB7" w:rsidRPr="00AA6AD5">
        <w:rPr>
          <w:color w:val="auto"/>
          <w:sz w:val="22"/>
          <w:szCs w:val="22"/>
          <w:rPrChange w:id="310" w:author="TheWork Villa" w:date="2025-10-11T12:26:00Z" w16du:dateUtc="2025-10-11T06:56:00Z">
            <w:rPr>
              <w:sz w:val="22"/>
              <w:szCs w:val="22"/>
            </w:rPr>
          </w:rPrChange>
        </w:rPr>
        <w:t xml:space="preserve"> </w:t>
      </w:r>
      <w:r w:rsidR="004E5C69" w:rsidRPr="00AA6AD5">
        <w:rPr>
          <w:color w:val="auto"/>
          <w:sz w:val="22"/>
          <w:szCs w:val="22"/>
          <w:rPrChange w:id="311" w:author="TheWork Villa" w:date="2025-10-11T12:26:00Z" w16du:dateUtc="2025-10-11T06:56:00Z">
            <w:rPr>
              <w:sz w:val="22"/>
              <w:szCs w:val="22"/>
            </w:rPr>
          </w:rPrChange>
        </w:rPr>
        <w:t>Client’s activity</w:t>
      </w:r>
      <w:r w:rsidRPr="00AA6AD5">
        <w:rPr>
          <w:color w:val="auto"/>
          <w:sz w:val="22"/>
          <w:szCs w:val="22"/>
          <w:rPrChange w:id="312" w:author="TheWork Villa" w:date="2025-10-11T12:26:00Z" w16du:dateUtc="2025-10-11T06:56:00Z">
            <w:rPr>
              <w:sz w:val="22"/>
              <w:szCs w:val="22"/>
            </w:rPr>
          </w:rPrChange>
        </w:rPr>
        <w:t xml:space="preserve"> might adversely affect </w:t>
      </w:r>
      <w:r w:rsidR="00C108ED" w:rsidRPr="00AA6AD5">
        <w:rPr>
          <w:color w:val="auto"/>
          <w:sz w:val="22"/>
          <w:szCs w:val="22"/>
          <w:rPrChange w:id="313" w:author="TheWork Villa" w:date="2025-10-11T12:26:00Z" w16du:dateUtc="2025-10-11T06:56:00Z">
            <w:rPr>
              <w:sz w:val="22"/>
              <w:szCs w:val="22"/>
            </w:rPr>
          </w:rPrChange>
        </w:rPr>
        <w:t xml:space="preserve">the </w:t>
      </w:r>
      <w:r w:rsidRPr="00AA6AD5">
        <w:rPr>
          <w:color w:val="auto"/>
          <w:sz w:val="22"/>
          <w:szCs w:val="22"/>
          <w:rPrChange w:id="314" w:author="TheWork Villa" w:date="2025-10-11T12:26:00Z" w16du:dateUtc="2025-10-11T06:56:00Z">
            <w:rPr>
              <w:sz w:val="22"/>
              <w:szCs w:val="22"/>
            </w:rPr>
          </w:rPrChange>
        </w:rPr>
        <w:t>Service Provider</w:t>
      </w:r>
      <w:r w:rsidR="00C108ED" w:rsidRPr="00AA6AD5">
        <w:rPr>
          <w:color w:val="auto"/>
          <w:sz w:val="22"/>
          <w:szCs w:val="22"/>
          <w:rPrChange w:id="315" w:author="TheWork Villa" w:date="2025-10-11T12:26:00Z" w16du:dateUtc="2025-10-11T06:56:00Z">
            <w:rPr>
              <w:sz w:val="22"/>
              <w:szCs w:val="22"/>
            </w:rPr>
          </w:rPrChange>
        </w:rPr>
        <w:t>’s</w:t>
      </w:r>
      <w:r w:rsidRPr="00AA6AD5">
        <w:rPr>
          <w:color w:val="auto"/>
          <w:sz w:val="22"/>
          <w:szCs w:val="22"/>
          <w:rPrChange w:id="316" w:author="TheWork Villa" w:date="2025-10-11T12:26:00Z" w16du:dateUtc="2025-10-11T06:56:00Z">
            <w:rPr>
              <w:sz w:val="22"/>
              <w:szCs w:val="22"/>
            </w:rPr>
          </w:rPrChange>
        </w:rPr>
        <w:t xml:space="preserve"> reputation or Service Provider’s normal operation. Service </w:t>
      </w:r>
      <w:r w:rsidR="00C108ED" w:rsidRPr="00AA6AD5">
        <w:rPr>
          <w:color w:val="auto"/>
          <w:sz w:val="22"/>
          <w:szCs w:val="22"/>
          <w:rPrChange w:id="317" w:author="TheWork Villa" w:date="2025-10-11T12:26:00Z" w16du:dateUtc="2025-10-11T06:56:00Z">
            <w:rPr>
              <w:sz w:val="22"/>
              <w:szCs w:val="22"/>
            </w:rPr>
          </w:rPrChange>
        </w:rPr>
        <w:t>P</w:t>
      </w:r>
      <w:r w:rsidRPr="00AA6AD5">
        <w:rPr>
          <w:color w:val="auto"/>
          <w:sz w:val="22"/>
          <w:szCs w:val="22"/>
          <w:rPrChange w:id="318" w:author="TheWork Villa" w:date="2025-10-11T12:26:00Z" w16du:dateUtc="2025-10-11T06:56:00Z">
            <w:rPr>
              <w:sz w:val="22"/>
              <w:szCs w:val="22"/>
            </w:rPr>
          </w:rPrChange>
        </w:rPr>
        <w:t xml:space="preserve">rovider will terminate the </w:t>
      </w:r>
      <w:r w:rsidR="00C108ED" w:rsidRPr="00AA6AD5">
        <w:rPr>
          <w:color w:val="auto"/>
          <w:sz w:val="22"/>
          <w:szCs w:val="22"/>
          <w:rPrChange w:id="319" w:author="TheWork Villa" w:date="2025-10-11T12:26:00Z" w16du:dateUtc="2025-10-11T06:56:00Z">
            <w:rPr>
              <w:sz w:val="22"/>
              <w:szCs w:val="22"/>
            </w:rPr>
          </w:rPrChange>
        </w:rPr>
        <w:t>S</w:t>
      </w:r>
      <w:r w:rsidRPr="00AA6AD5">
        <w:rPr>
          <w:color w:val="auto"/>
          <w:sz w:val="22"/>
          <w:szCs w:val="22"/>
          <w:rPrChange w:id="320" w:author="TheWork Villa" w:date="2025-10-11T12:26:00Z" w16du:dateUtc="2025-10-11T06:56:00Z">
            <w:rPr>
              <w:sz w:val="22"/>
              <w:szCs w:val="22"/>
            </w:rPr>
          </w:rPrChange>
        </w:rPr>
        <w:t xml:space="preserve">ervice anytime incase Client violates any clause or provision of this </w:t>
      </w:r>
      <w:r w:rsidR="00C108ED" w:rsidRPr="00AA6AD5">
        <w:rPr>
          <w:color w:val="auto"/>
          <w:sz w:val="22"/>
          <w:szCs w:val="22"/>
          <w:rPrChange w:id="321" w:author="TheWork Villa" w:date="2025-10-11T12:26:00Z" w16du:dateUtc="2025-10-11T06:56:00Z">
            <w:rPr>
              <w:sz w:val="22"/>
              <w:szCs w:val="22"/>
            </w:rPr>
          </w:rPrChange>
        </w:rPr>
        <w:t>A</w:t>
      </w:r>
      <w:r w:rsidRPr="00AA6AD5">
        <w:rPr>
          <w:color w:val="auto"/>
          <w:sz w:val="22"/>
          <w:szCs w:val="22"/>
          <w:rPrChange w:id="322" w:author="TheWork Villa" w:date="2025-10-11T12:26:00Z" w16du:dateUtc="2025-10-11T06:56:00Z">
            <w:rPr>
              <w:sz w:val="22"/>
              <w:szCs w:val="22"/>
            </w:rPr>
          </w:rPrChange>
        </w:rPr>
        <w:t xml:space="preserve">greement, or Client’s activities are reported to be fraudulent, </w:t>
      </w:r>
      <w:r w:rsidRPr="00AA6AD5">
        <w:rPr>
          <w:color w:val="auto"/>
          <w:sz w:val="22"/>
          <w:szCs w:val="22"/>
          <w:shd w:val="clear" w:color="auto" w:fill="FFFFFF" w:themeFill="background1"/>
          <w:rPrChange w:id="323" w:author="TheWork Villa" w:date="2025-10-11T12:26:00Z" w16du:dateUtc="2025-10-11T06:56:00Z">
            <w:rPr>
              <w:sz w:val="22"/>
              <w:szCs w:val="22"/>
              <w:shd w:val="clear" w:color="auto" w:fill="FFFFFF" w:themeFill="background1"/>
            </w:rPr>
          </w:rPrChange>
        </w:rPr>
        <w:t xml:space="preserve">illegal </w:t>
      </w:r>
      <w:r w:rsidR="00C108ED" w:rsidRPr="00AA6AD5">
        <w:rPr>
          <w:color w:val="auto"/>
          <w:sz w:val="22"/>
          <w:szCs w:val="22"/>
          <w:shd w:val="clear" w:color="auto" w:fill="FFFFFF" w:themeFill="background1"/>
          <w:rPrChange w:id="324" w:author="TheWork Villa" w:date="2025-10-11T12:26:00Z" w16du:dateUtc="2025-10-11T06:56:00Z">
            <w:rPr>
              <w:sz w:val="22"/>
              <w:szCs w:val="22"/>
              <w:shd w:val="clear" w:color="auto" w:fill="FFFFFF" w:themeFill="background1"/>
            </w:rPr>
          </w:rPrChange>
        </w:rPr>
        <w:t>or</w:t>
      </w:r>
      <w:r w:rsidRPr="00AA6AD5">
        <w:rPr>
          <w:color w:val="auto"/>
          <w:sz w:val="22"/>
          <w:szCs w:val="22"/>
          <w:shd w:val="clear" w:color="auto" w:fill="FFFFFF" w:themeFill="background1"/>
          <w:rPrChange w:id="325" w:author="TheWork Villa" w:date="2025-10-11T12:26:00Z" w16du:dateUtc="2025-10-11T06:56:00Z">
            <w:rPr>
              <w:sz w:val="22"/>
              <w:szCs w:val="22"/>
              <w:shd w:val="clear" w:color="auto" w:fill="FFFFFF" w:themeFill="background1"/>
            </w:rPr>
          </w:rPrChange>
        </w:rPr>
        <w:t xml:space="preserve"> offensive in nature</w:t>
      </w:r>
      <w:r w:rsidR="00C108ED" w:rsidRPr="00AA6AD5">
        <w:rPr>
          <w:color w:val="auto"/>
          <w:sz w:val="22"/>
          <w:szCs w:val="22"/>
          <w:shd w:val="clear" w:color="auto" w:fill="FFFFFF" w:themeFill="background1"/>
          <w:rPrChange w:id="326" w:author="TheWork Villa" w:date="2025-10-11T12:26:00Z" w16du:dateUtc="2025-10-11T06:56:00Z">
            <w:rPr>
              <w:sz w:val="22"/>
              <w:szCs w:val="22"/>
              <w:shd w:val="clear" w:color="auto" w:fill="FFFFFF" w:themeFill="background1"/>
            </w:rPr>
          </w:rPrChange>
        </w:rPr>
        <w:t>,</w:t>
      </w:r>
      <w:r w:rsidRPr="00AA6AD5">
        <w:rPr>
          <w:color w:val="auto"/>
          <w:sz w:val="22"/>
          <w:szCs w:val="22"/>
          <w:shd w:val="clear" w:color="auto" w:fill="FFFFFF" w:themeFill="background1"/>
          <w:rPrChange w:id="327" w:author="TheWork Villa" w:date="2025-10-11T12:26:00Z" w16du:dateUtc="2025-10-11T06:56:00Z">
            <w:rPr>
              <w:sz w:val="22"/>
              <w:szCs w:val="22"/>
              <w:shd w:val="clear" w:color="auto" w:fill="FFFFFF" w:themeFill="background1"/>
            </w:rPr>
          </w:rPrChange>
        </w:rPr>
        <w:t xml:space="preserve"> attracting criminal consequences. In such eventuality, the </w:t>
      </w:r>
      <w:r w:rsidR="00C108ED" w:rsidRPr="00AA6AD5">
        <w:rPr>
          <w:color w:val="auto"/>
          <w:sz w:val="22"/>
          <w:szCs w:val="22"/>
          <w:shd w:val="clear" w:color="auto" w:fill="FFFFFF" w:themeFill="background1"/>
          <w:rPrChange w:id="328" w:author="TheWork Villa" w:date="2025-10-11T12:26:00Z" w16du:dateUtc="2025-10-11T06:56:00Z">
            <w:rPr>
              <w:sz w:val="22"/>
              <w:szCs w:val="22"/>
              <w:shd w:val="clear" w:color="auto" w:fill="FFFFFF" w:themeFill="background1"/>
            </w:rPr>
          </w:rPrChange>
        </w:rPr>
        <w:t>S</w:t>
      </w:r>
      <w:r w:rsidRPr="00AA6AD5">
        <w:rPr>
          <w:color w:val="auto"/>
          <w:sz w:val="22"/>
          <w:szCs w:val="22"/>
          <w:shd w:val="clear" w:color="auto" w:fill="FFFFFF" w:themeFill="background1"/>
          <w:rPrChange w:id="329" w:author="TheWork Villa" w:date="2025-10-11T12:26:00Z" w16du:dateUtc="2025-10-11T06:56:00Z">
            <w:rPr>
              <w:sz w:val="22"/>
              <w:szCs w:val="22"/>
              <w:shd w:val="clear" w:color="auto" w:fill="FFFFFF" w:themeFill="background1"/>
            </w:rPr>
          </w:rPrChange>
        </w:rPr>
        <w:t xml:space="preserve">ervice </w:t>
      </w:r>
      <w:r w:rsidR="00C108ED" w:rsidRPr="00AA6AD5">
        <w:rPr>
          <w:color w:val="auto"/>
          <w:sz w:val="22"/>
          <w:szCs w:val="22"/>
          <w:shd w:val="clear" w:color="auto" w:fill="FFFFFF" w:themeFill="background1"/>
          <w:rPrChange w:id="330" w:author="TheWork Villa" w:date="2025-10-11T12:26:00Z" w16du:dateUtc="2025-10-11T06:56:00Z">
            <w:rPr>
              <w:sz w:val="22"/>
              <w:szCs w:val="22"/>
              <w:shd w:val="clear" w:color="auto" w:fill="FFFFFF" w:themeFill="background1"/>
            </w:rPr>
          </w:rPrChange>
        </w:rPr>
        <w:t>P</w:t>
      </w:r>
      <w:r w:rsidRPr="00AA6AD5">
        <w:rPr>
          <w:color w:val="auto"/>
          <w:sz w:val="22"/>
          <w:szCs w:val="22"/>
          <w:shd w:val="clear" w:color="auto" w:fill="FFFFFF" w:themeFill="background1"/>
          <w:rPrChange w:id="331" w:author="TheWork Villa" w:date="2025-10-11T12:26:00Z" w16du:dateUtc="2025-10-11T06:56:00Z">
            <w:rPr>
              <w:sz w:val="22"/>
              <w:szCs w:val="22"/>
              <w:shd w:val="clear" w:color="auto" w:fill="FFFFFF" w:themeFill="background1"/>
            </w:rPr>
          </w:rPrChange>
        </w:rPr>
        <w:t xml:space="preserve">rovider shall be entitled to </w:t>
      </w:r>
      <w:r w:rsidR="00C108ED" w:rsidRPr="00AA6AD5">
        <w:rPr>
          <w:color w:val="auto"/>
          <w:sz w:val="22"/>
          <w:szCs w:val="22"/>
          <w:shd w:val="clear" w:color="auto" w:fill="FFFFFF"/>
          <w:rPrChange w:id="332" w:author="TheWork Villa" w:date="2025-10-11T12:26:00Z" w16du:dateUtc="2025-10-11T06:56:00Z">
            <w:rPr>
              <w:sz w:val="22"/>
              <w:szCs w:val="22"/>
              <w:shd w:val="clear" w:color="auto" w:fill="FFFFFF"/>
            </w:rPr>
          </w:rPrChange>
        </w:rPr>
        <w:t>withhold the entire Service Retainer/ Deposit Amount in hand in addition to being entitled to receive liquidated damages of Rs. 5,00,000/- from the Client for the damage caused to the reputation and goodwill of the Service Provider.</w:t>
      </w:r>
    </w:p>
    <w:p w14:paraId="465D371C" w14:textId="77777777" w:rsidR="0064128A" w:rsidRPr="00AA6AD5" w:rsidRDefault="0064128A" w:rsidP="004E5C69">
      <w:pPr>
        <w:pStyle w:val="NormalWeb"/>
        <w:spacing w:before="0" w:after="0"/>
        <w:jc w:val="both"/>
        <w:rPr>
          <w:b/>
          <w:bCs/>
          <w:color w:val="auto"/>
          <w:rPrChange w:id="333" w:author="TheWork Villa" w:date="2025-10-11T12:26:00Z" w16du:dateUtc="2025-10-11T06:56:00Z">
            <w:rPr>
              <w:b/>
              <w:bCs/>
            </w:rPr>
          </w:rPrChange>
        </w:rPr>
      </w:pPr>
    </w:p>
    <w:p w14:paraId="01180A9D" w14:textId="77777777" w:rsidR="00191640" w:rsidRPr="00AA6AD5" w:rsidRDefault="00191640" w:rsidP="004E5C69">
      <w:pPr>
        <w:pStyle w:val="NormalWeb"/>
        <w:spacing w:before="0" w:after="0"/>
        <w:jc w:val="both"/>
        <w:rPr>
          <w:b/>
          <w:bCs/>
          <w:color w:val="auto"/>
          <w:rPrChange w:id="334" w:author="TheWork Villa" w:date="2025-10-11T12:26:00Z" w16du:dateUtc="2025-10-11T06:56:00Z">
            <w:rPr>
              <w:b/>
              <w:bCs/>
            </w:rPr>
          </w:rPrChange>
        </w:rPr>
      </w:pPr>
    </w:p>
    <w:p w14:paraId="125BC98F" w14:textId="77777777" w:rsidR="0064128A" w:rsidRPr="00AA6AD5" w:rsidRDefault="0064128A" w:rsidP="004E5C69">
      <w:pPr>
        <w:pStyle w:val="NormalWeb"/>
        <w:spacing w:before="0" w:after="0"/>
        <w:jc w:val="both"/>
        <w:rPr>
          <w:b/>
          <w:bCs/>
          <w:color w:val="auto"/>
          <w:rPrChange w:id="335" w:author="TheWork Villa" w:date="2025-10-11T12:26:00Z" w16du:dateUtc="2025-10-11T06:56:00Z">
            <w:rPr>
              <w:b/>
              <w:bCs/>
            </w:rPr>
          </w:rPrChange>
        </w:rPr>
      </w:pPr>
    </w:p>
    <w:p w14:paraId="66501FFB" w14:textId="77777777" w:rsidR="00697A7B" w:rsidRPr="00AA6AD5" w:rsidRDefault="00697A7B" w:rsidP="004E5C69">
      <w:pPr>
        <w:pStyle w:val="NormalWeb"/>
        <w:spacing w:before="0" w:after="0"/>
        <w:jc w:val="both"/>
        <w:rPr>
          <w:b/>
          <w:bCs/>
          <w:color w:val="auto"/>
          <w:rPrChange w:id="336" w:author="TheWork Villa" w:date="2025-10-11T12:26:00Z" w16du:dateUtc="2025-10-11T06:56:00Z">
            <w:rPr>
              <w:b/>
              <w:bCs/>
            </w:rPr>
          </w:rPrChange>
        </w:rPr>
      </w:pPr>
    </w:p>
    <w:p w14:paraId="2AE7CBE5" w14:textId="77777777" w:rsidR="00697A7B" w:rsidRPr="00AA6AD5" w:rsidRDefault="00697A7B" w:rsidP="004E5C69">
      <w:pPr>
        <w:pStyle w:val="NormalWeb"/>
        <w:spacing w:before="0" w:after="0"/>
        <w:jc w:val="both"/>
        <w:rPr>
          <w:b/>
          <w:bCs/>
          <w:color w:val="auto"/>
          <w:rPrChange w:id="337" w:author="TheWork Villa" w:date="2025-10-11T12:26:00Z" w16du:dateUtc="2025-10-11T06:56:00Z">
            <w:rPr>
              <w:b/>
              <w:bCs/>
            </w:rPr>
          </w:rPrChange>
        </w:rPr>
      </w:pPr>
    </w:p>
    <w:p w14:paraId="1985DAF9" w14:textId="77777777" w:rsidR="00D40080" w:rsidRPr="00AA6AD5" w:rsidRDefault="0064591B" w:rsidP="004E5C69">
      <w:pPr>
        <w:pStyle w:val="NormalWeb"/>
        <w:spacing w:before="0" w:after="0"/>
        <w:jc w:val="both"/>
        <w:rPr>
          <w:b/>
          <w:bCs/>
          <w:color w:val="auto"/>
          <w:rPrChange w:id="338" w:author="TheWork Villa" w:date="2025-10-11T12:26:00Z" w16du:dateUtc="2025-10-11T06:56:00Z">
            <w:rPr>
              <w:b/>
              <w:bCs/>
            </w:rPr>
          </w:rPrChange>
        </w:rPr>
      </w:pPr>
      <w:r w:rsidRPr="00AA6AD5">
        <w:rPr>
          <w:b/>
          <w:bCs/>
          <w:color w:val="auto"/>
          <w:rPrChange w:id="339" w:author="TheWork Villa" w:date="2025-10-11T12:26:00Z" w16du:dateUtc="2025-10-11T06:56:00Z">
            <w:rPr>
              <w:b/>
              <w:bCs/>
            </w:rPr>
          </w:rPrChange>
        </w:rPr>
        <w:t xml:space="preserve">REFUND POLICY  </w:t>
      </w:r>
    </w:p>
    <w:p w14:paraId="3F2E4093" w14:textId="77777777" w:rsidR="00D40080" w:rsidRPr="00AA6AD5" w:rsidRDefault="0064591B" w:rsidP="004E5C69">
      <w:pPr>
        <w:pStyle w:val="Body"/>
        <w:jc w:val="both"/>
        <w:rPr>
          <w:color w:val="auto"/>
          <w:rPrChange w:id="340" w:author="TheWork Villa" w:date="2025-10-11T12:26:00Z" w16du:dateUtc="2025-10-11T06:56:00Z">
            <w:rPr/>
          </w:rPrChange>
        </w:rPr>
      </w:pPr>
      <w:r w:rsidRPr="00AA6AD5">
        <w:rPr>
          <w:color w:val="auto"/>
          <w:rPrChange w:id="341" w:author="TheWork Villa" w:date="2025-10-11T12:26:00Z" w16du:dateUtc="2025-10-11T06:56:00Z">
            <w:rPr/>
          </w:rPrChange>
        </w:rPr>
        <w:t xml:space="preserve">Any License fee paid fully or partially non-refundable, unless the Lessor terminates the </w:t>
      </w:r>
      <w:r w:rsidR="00C108ED" w:rsidRPr="00AA6AD5">
        <w:rPr>
          <w:color w:val="auto"/>
          <w:rPrChange w:id="342" w:author="TheWork Villa" w:date="2025-10-11T12:26:00Z" w16du:dateUtc="2025-10-11T06:56:00Z">
            <w:rPr/>
          </w:rPrChange>
        </w:rPr>
        <w:t>A</w:t>
      </w:r>
      <w:r w:rsidRPr="00AA6AD5">
        <w:rPr>
          <w:color w:val="auto"/>
          <w:rPrChange w:id="343" w:author="TheWork Villa" w:date="2025-10-11T12:26:00Z" w16du:dateUtc="2025-10-11T06:56:00Z">
            <w:rPr/>
          </w:rPrChange>
        </w:rPr>
        <w:t>greement</w:t>
      </w:r>
      <w:r w:rsidR="00C108ED" w:rsidRPr="00AA6AD5">
        <w:rPr>
          <w:color w:val="auto"/>
          <w:rPrChange w:id="344" w:author="TheWork Villa" w:date="2025-10-11T12:26:00Z" w16du:dateUtc="2025-10-11T06:56:00Z">
            <w:rPr/>
          </w:rPrChange>
        </w:rPr>
        <w:t xml:space="preserve"> without cause</w:t>
      </w:r>
      <w:r w:rsidRPr="00AA6AD5">
        <w:rPr>
          <w:color w:val="auto"/>
          <w:rPrChange w:id="345" w:author="TheWork Villa" w:date="2025-10-11T12:26:00Z" w16du:dateUtc="2025-10-11T06:56:00Z">
            <w:rPr/>
          </w:rPrChange>
        </w:rPr>
        <w:t xml:space="preserve">. </w:t>
      </w:r>
    </w:p>
    <w:p w14:paraId="6C701121" w14:textId="77777777" w:rsidR="004E5C69" w:rsidRPr="00AA6AD5" w:rsidRDefault="004E5C69" w:rsidP="004E5C69">
      <w:pPr>
        <w:rPr>
          <w:b/>
          <w:bCs/>
        </w:rPr>
      </w:pPr>
    </w:p>
    <w:p w14:paraId="224E1501" w14:textId="77777777" w:rsidR="00D40080" w:rsidRPr="00AA6AD5" w:rsidRDefault="0088538F" w:rsidP="004E5C69">
      <w:pPr>
        <w:rPr>
          <w:rFonts w:cs="Arial Unicode MS"/>
          <w:b/>
          <w:bCs/>
          <w:sz w:val="22"/>
          <w:szCs w:val="22"/>
          <w:u w:color="000000"/>
          <w:rPrChange w:id="346" w:author="TheWork Villa" w:date="2025-10-11T12:26:00Z" w16du:dateUtc="2025-10-11T06:56:00Z">
            <w:rPr>
              <w:rFonts w:cs="Arial Unicode MS"/>
              <w:b/>
              <w:bCs/>
              <w:color w:val="000000"/>
              <w:sz w:val="22"/>
              <w:szCs w:val="22"/>
              <w:u w:color="000000"/>
            </w:rPr>
          </w:rPrChange>
        </w:rPr>
      </w:pPr>
      <w:r w:rsidRPr="00AA6AD5">
        <w:rPr>
          <w:b/>
          <w:bCs/>
        </w:rPr>
        <w:t>N</w:t>
      </w:r>
      <w:r w:rsidR="0064591B" w:rsidRPr="00AA6AD5">
        <w:rPr>
          <w:b/>
          <w:bCs/>
        </w:rPr>
        <w:t>ATURE OF BUSINESS</w:t>
      </w:r>
    </w:p>
    <w:p w14:paraId="28887E23" w14:textId="77777777" w:rsidR="00D40080" w:rsidRPr="00AA6AD5" w:rsidRDefault="00C108ED" w:rsidP="004E5C69">
      <w:pPr>
        <w:pStyle w:val="Body"/>
        <w:jc w:val="both"/>
        <w:rPr>
          <w:color w:val="auto"/>
          <w:rPrChange w:id="347" w:author="TheWork Villa" w:date="2025-10-11T12:26:00Z" w16du:dateUtc="2025-10-11T06:56:00Z">
            <w:rPr/>
          </w:rPrChange>
        </w:rPr>
      </w:pPr>
      <w:r w:rsidRPr="00AA6AD5">
        <w:rPr>
          <w:color w:val="auto"/>
          <w:rPrChange w:id="348" w:author="TheWork Villa" w:date="2025-10-11T12:26:00Z" w16du:dateUtc="2025-10-11T06:56:00Z">
            <w:rPr/>
          </w:rPrChange>
        </w:rPr>
        <w:t xml:space="preserve">The </w:t>
      </w:r>
      <w:r w:rsidR="0064591B" w:rsidRPr="00AA6AD5">
        <w:rPr>
          <w:color w:val="auto"/>
          <w:rPrChange w:id="349" w:author="TheWork Villa" w:date="2025-10-11T12:26:00Z" w16du:dateUtc="2025-10-11T06:56:00Z">
            <w:rPr/>
          </w:rPrChange>
        </w:rPr>
        <w:t xml:space="preserve">Lessee/Client has to explain its nature of business in writing on this </w:t>
      </w:r>
      <w:r w:rsidRPr="00AA6AD5">
        <w:rPr>
          <w:color w:val="auto"/>
          <w:rPrChange w:id="350" w:author="TheWork Villa" w:date="2025-10-11T12:26:00Z" w16du:dateUtc="2025-10-11T06:56:00Z">
            <w:rPr/>
          </w:rPrChange>
        </w:rPr>
        <w:t>A</w:t>
      </w:r>
      <w:r w:rsidR="0064591B" w:rsidRPr="00AA6AD5">
        <w:rPr>
          <w:color w:val="auto"/>
          <w:rPrChange w:id="351" w:author="TheWork Villa" w:date="2025-10-11T12:26:00Z" w16du:dateUtc="2025-10-11T06:56:00Z">
            <w:rPr/>
          </w:rPrChange>
        </w:rPr>
        <w:t xml:space="preserve">greement in Annexure 1 hereto. The Lessee/Client agrees with the Service Provider not to carry on any business, which could be construed illegal, defamatory, immoral or obscene and agrees not to use the address of the premises, whether directly or indirectly for any such purpose or purposes. If the Lessee/Client carries any business contrary to this understanding, the </w:t>
      </w:r>
      <w:r w:rsidRPr="00AA6AD5">
        <w:rPr>
          <w:color w:val="auto"/>
          <w:rPrChange w:id="352" w:author="TheWork Villa" w:date="2025-10-11T12:26:00Z" w16du:dateUtc="2025-10-11T06:56:00Z">
            <w:rPr/>
          </w:rPrChange>
        </w:rPr>
        <w:t>S</w:t>
      </w:r>
      <w:r w:rsidR="0064591B" w:rsidRPr="00AA6AD5">
        <w:rPr>
          <w:color w:val="auto"/>
          <w:rPrChange w:id="353" w:author="TheWork Villa" w:date="2025-10-11T12:26:00Z" w16du:dateUtc="2025-10-11T06:56:00Z">
            <w:rPr/>
          </w:rPrChange>
        </w:rPr>
        <w:t xml:space="preserve">ervice </w:t>
      </w:r>
      <w:r w:rsidRPr="00AA6AD5">
        <w:rPr>
          <w:color w:val="auto"/>
          <w:rPrChange w:id="354" w:author="TheWork Villa" w:date="2025-10-11T12:26:00Z" w16du:dateUtc="2025-10-11T06:56:00Z">
            <w:rPr/>
          </w:rPrChange>
        </w:rPr>
        <w:t>P</w:t>
      </w:r>
      <w:r w:rsidR="0064591B" w:rsidRPr="00AA6AD5">
        <w:rPr>
          <w:color w:val="auto"/>
          <w:rPrChange w:id="355" w:author="TheWork Villa" w:date="2025-10-11T12:26:00Z" w16du:dateUtc="2025-10-11T06:56:00Z">
            <w:rPr/>
          </w:rPrChange>
        </w:rPr>
        <w:t xml:space="preserve">rovider is at liberty to terminate the </w:t>
      </w:r>
      <w:r w:rsidRPr="00AA6AD5">
        <w:rPr>
          <w:color w:val="auto"/>
          <w:rPrChange w:id="356" w:author="TheWork Villa" w:date="2025-10-11T12:26:00Z" w16du:dateUtc="2025-10-11T06:56:00Z">
            <w:rPr/>
          </w:rPrChange>
        </w:rPr>
        <w:t>A</w:t>
      </w:r>
      <w:r w:rsidR="0064591B" w:rsidRPr="00AA6AD5">
        <w:rPr>
          <w:color w:val="auto"/>
          <w:rPrChange w:id="357" w:author="TheWork Villa" w:date="2025-10-11T12:26:00Z" w16du:dateUtc="2025-10-11T06:56:00Z">
            <w:rPr/>
          </w:rPrChange>
        </w:rPr>
        <w:t xml:space="preserve">greement and shall not be responsible for any legal issues which may arise because of such illegal business. </w:t>
      </w:r>
      <w:r w:rsidR="0064591B" w:rsidRPr="00AA6AD5">
        <w:rPr>
          <w:color w:val="auto"/>
          <w:shd w:val="clear" w:color="auto" w:fill="FFFFFF" w:themeFill="background1"/>
          <w:rPrChange w:id="358" w:author="TheWork Villa" w:date="2025-10-11T12:26:00Z" w16du:dateUtc="2025-10-11T06:56:00Z">
            <w:rPr>
              <w:shd w:val="clear" w:color="auto" w:fill="FFFFFF" w:themeFill="background1"/>
            </w:rPr>
          </w:rPrChange>
        </w:rPr>
        <w:t xml:space="preserve">Further the </w:t>
      </w:r>
      <w:r w:rsidRPr="00AA6AD5">
        <w:rPr>
          <w:color w:val="auto"/>
          <w:shd w:val="clear" w:color="auto" w:fill="FFFFFF" w:themeFill="background1"/>
          <w:rPrChange w:id="359" w:author="TheWork Villa" w:date="2025-10-11T12:26:00Z" w16du:dateUtc="2025-10-11T06:56:00Z">
            <w:rPr>
              <w:shd w:val="clear" w:color="auto" w:fill="FFFFFF" w:themeFill="background1"/>
            </w:rPr>
          </w:rPrChange>
        </w:rPr>
        <w:t>S</w:t>
      </w:r>
      <w:r w:rsidR="0064591B" w:rsidRPr="00AA6AD5">
        <w:rPr>
          <w:color w:val="auto"/>
          <w:shd w:val="clear" w:color="auto" w:fill="FFFFFF" w:themeFill="background1"/>
          <w:rPrChange w:id="360" w:author="TheWork Villa" w:date="2025-10-11T12:26:00Z" w16du:dateUtc="2025-10-11T06:56:00Z">
            <w:rPr>
              <w:shd w:val="clear" w:color="auto" w:fill="FFFFFF" w:themeFill="background1"/>
            </w:rPr>
          </w:rPrChange>
        </w:rPr>
        <w:t xml:space="preserve">ervice </w:t>
      </w:r>
      <w:r w:rsidRPr="00AA6AD5">
        <w:rPr>
          <w:color w:val="auto"/>
          <w:shd w:val="clear" w:color="auto" w:fill="FFFFFF" w:themeFill="background1"/>
          <w:rPrChange w:id="361" w:author="TheWork Villa" w:date="2025-10-11T12:26:00Z" w16du:dateUtc="2025-10-11T06:56:00Z">
            <w:rPr>
              <w:shd w:val="clear" w:color="auto" w:fill="FFFFFF" w:themeFill="background1"/>
            </w:rPr>
          </w:rPrChange>
        </w:rPr>
        <w:t>P</w:t>
      </w:r>
      <w:r w:rsidR="0064591B" w:rsidRPr="00AA6AD5">
        <w:rPr>
          <w:color w:val="auto"/>
          <w:shd w:val="clear" w:color="auto" w:fill="FFFFFF" w:themeFill="background1"/>
          <w:rPrChange w:id="362" w:author="TheWork Villa" w:date="2025-10-11T12:26:00Z" w16du:dateUtc="2025-10-11T06:56:00Z">
            <w:rPr>
              <w:shd w:val="clear" w:color="auto" w:fill="FFFFFF" w:themeFill="background1"/>
            </w:rPr>
          </w:rPrChange>
        </w:rPr>
        <w:t xml:space="preserve">rovider shall be entitled to damages as mentioned supra in clause pertaining to </w:t>
      </w:r>
      <w:r w:rsidR="0064591B" w:rsidRPr="00AA6AD5">
        <w:rPr>
          <w:color w:val="auto"/>
          <w:shd w:val="clear" w:color="auto" w:fill="FFFFFF" w:themeFill="background1"/>
          <w:rtl/>
          <w:lang w:val="ar-SA"/>
          <w:rPrChange w:id="363" w:author="TheWork Villa" w:date="2025-10-11T12:26:00Z" w16du:dateUtc="2025-10-11T06:56:00Z">
            <w:rPr>
              <w:shd w:val="clear" w:color="auto" w:fill="FFFFFF" w:themeFill="background1"/>
              <w:rtl/>
              <w:lang w:val="ar-SA"/>
            </w:rPr>
          </w:rPrChange>
        </w:rPr>
        <w:t>“</w:t>
      </w:r>
      <w:r w:rsidR="0064591B" w:rsidRPr="00AA6AD5">
        <w:rPr>
          <w:color w:val="auto"/>
          <w:shd w:val="clear" w:color="auto" w:fill="FFFFFF" w:themeFill="background1"/>
          <w:rPrChange w:id="364" w:author="TheWork Villa" w:date="2025-10-11T12:26:00Z" w16du:dateUtc="2025-10-11T06:56:00Z">
            <w:rPr>
              <w:shd w:val="clear" w:color="auto" w:fill="FFFFFF" w:themeFill="background1"/>
            </w:rPr>
          </w:rPrChange>
        </w:rPr>
        <w:t>Termination of Service”</w:t>
      </w:r>
      <w:r w:rsidR="0064591B" w:rsidRPr="00AA6AD5">
        <w:rPr>
          <w:color w:val="auto"/>
          <w:rPrChange w:id="365" w:author="TheWork Villa" w:date="2025-10-11T12:26:00Z" w16du:dateUtc="2025-10-11T06:56:00Z">
            <w:rPr/>
          </w:rPrChange>
        </w:rPr>
        <w:t>. If the Lessee/Client changes the nature of business, it must notify the Service Provider in writing beforehand.</w:t>
      </w:r>
    </w:p>
    <w:p w14:paraId="175BD617" w14:textId="77777777" w:rsidR="00D40080" w:rsidRPr="00AA6AD5" w:rsidRDefault="00D40080" w:rsidP="004E5C69">
      <w:pPr>
        <w:pStyle w:val="Body"/>
        <w:jc w:val="both"/>
        <w:rPr>
          <w:b/>
          <w:bCs/>
          <w:color w:val="auto"/>
          <w:rPrChange w:id="366" w:author="TheWork Villa" w:date="2025-10-11T12:26:00Z" w16du:dateUtc="2025-10-11T06:56:00Z">
            <w:rPr>
              <w:b/>
              <w:bCs/>
            </w:rPr>
          </w:rPrChange>
        </w:rPr>
      </w:pPr>
    </w:p>
    <w:p w14:paraId="3930EDDF" w14:textId="77777777" w:rsidR="00D40080" w:rsidRPr="00AA6AD5" w:rsidRDefault="0064591B" w:rsidP="004E5C69">
      <w:pPr>
        <w:rPr>
          <w:rFonts w:cs="Arial Unicode MS"/>
          <w:b/>
          <w:bCs/>
          <w:sz w:val="22"/>
          <w:szCs w:val="22"/>
          <w:u w:color="000000"/>
          <w:rPrChange w:id="367" w:author="TheWork Villa" w:date="2025-10-11T12:26:00Z" w16du:dateUtc="2025-10-11T06:56:00Z">
            <w:rPr>
              <w:rFonts w:cs="Arial Unicode MS"/>
              <w:b/>
              <w:bCs/>
              <w:color w:val="000000"/>
              <w:sz w:val="22"/>
              <w:szCs w:val="22"/>
              <w:u w:color="000000"/>
            </w:rPr>
          </w:rPrChange>
        </w:rPr>
      </w:pPr>
      <w:r w:rsidRPr="00AA6AD5">
        <w:rPr>
          <w:b/>
          <w:bCs/>
        </w:rPr>
        <w:t>LIABILITY</w:t>
      </w:r>
    </w:p>
    <w:p w14:paraId="252262B9" w14:textId="77777777" w:rsidR="00D40080" w:rsidRPr="00AA6AD5" w:rsidRDefault="0064591B" w:rsidP="004E5C69">
      <w:pPr>
        <w:pStyle w:val="Body"/>
        <w:jc w:val="both"/>
        <w:rPr>
          <w:color w:val="auto"/>
          <w:rPrChange w:id="368" w:author="TheWork Villa" w:date="2025-10-11T12:26:00Z" w16du:dateUtc="2025-10-11T06:56:00Z">
            <w:rPr/>
          </w:rPrChange>
        </w:rPr>
      </w:pPr>
      <w:r w:rsidRPr="00AA6AD5">
        <w:rPr>
          <w:color w:val="auto"/>
          <w:rPrChange w:id="369" w:author="TheWork Villa" w:date="2025-10-11T12:26:00Z" w16du:dateUtc="2025-10-11T06:56:00Z">
            <w:rPr/>
          </w:rPrChange>
        </w:rPr>
        <w:t>Service Provider will not be liable for any loss sustained as a result of Service Provider</w:t>
      </w:r>
      <w:r w:rsidRPr="00AA6AD5">
        <w:rPr>
          <w:color w:val="auto"/>
          <w:rtl/>
          <w:rPrChange w:id="370" w:author="TheWork Villa" w:date="2025-10-11T12:26:00Z" w16du:dateUtc="2025-10-11T06:56:00Z">
            <w:rPr>
              <w:rtl/>
            </w:rPr>
          </w:rPrChange>
        </w:rPr>
        <w:t>’</w:t>
      </w:r>
      <w:r w:rsidRPr="00AA6AD5">
        <w:rPr>
          <w:color w:val="auto"/>
          <w:rPrChange w:id="371" w:author="TheWork Villa" w:date="2025-10-11T12:26:00Z" w16du:dateUtc="2025-10-11T06:56:00Z">
            <w:rPr/>
          </w:rPrChange>
        </w:rPr>
        <w:t>s failure to provide the services as a result of any Software Glitches, Mechanical breakdown, Strike, Loss of electric power, or termination of Service Provider interest in the building containing the office. The Service Provider does not accept liability for actions, services of/by third parties in any way whatsoever, including delays &amp; Non receipt of messages or communication due to delays or failures in the email, SMS or fax systems, Phone, courier or postal service.</w:t>
      </w:r>
    </w:p>
    <w:p w14:paraId="33321D76" w14:textId="77777777" w:rsidR="00D40080" w:rsidRPr="00AA6AD5" w:rsidRDefault="0064591B" w:rsidP="004E5C69">
      <w:pPr>
        <w:pStyle w:val="Body"/>
        <w:jc w:val="both"/>
        <w:rPr>
          <w:color w:val="auto"/>
          <w:rPrChange w:id="372" w:author="TheWork Villa" w:date="2025-10-11T12:26:00Z" w16du:dateUtc="2025-10-11T06:56:00Z">
            <w:rPr/>
          </w:rPrChange>
        </w:rPr>
      </w:pPr>
      <w:r w:rsidRPr="00AA6AD5">
        <w:rPr>
          <w:color w:val="auto"/>
          <w:rPrChange w:id="373" w:author="TheWork Villa" w:date="2025-10-11T12:26:00Z" w16du:dateUtc="2025-10-11T06:56:00Z">
            <w:rPr/>
          </w:rPrChange>
        </w:rPr>
        <w:t>Further, Service Provider shall not be responsible or liable to Lessee/Client for any loss or damage resulting to Lessee/Client by reason including but not limited to flood, fire, hurricane, riots, explosion, acts of God, war, terror, governmental action, or any other cause which is beyond the reasonable control of the Service Provider.</w:t>
      </w:r>
    </w:p>
    <w:p w14:paraId="24A111EF" w14:textId="77777777" w:rsidR="00D40080" w:rsidRPr="00AA6AD5" w:rsidRDefault="0064591B" w:rsidP="004E5C69">
      <w:pPr>
        <w:pStyle w:val="Body"/>
        <w:ind w:left="20"/>
        <w:jc w:val="both"/>
        <w:rPr>
          <w:color w:val="auto"/>
          <w:rPrChange w:id="374" w:author="TheWork Villa" w:date="2025-10-11T12:26:00Z" w16du:dateUtc="2025-10-11T06:56:00Z">
            <w:rPr/>
          </w:rPrChange>
        </w:rPr>
      </w:pPr>
      <w:r w:rsidRPr="00AA6AD5">
        <w:rPr>
          <w:color w:val="auto"/>
          <w:rPrChange w:id="375" w:author="TheWork Villa" w:date="2025-10-11T12:26:00Z" w16du:dateUtc="2025-10-11T06:56:00Z">
            <w:rPr/>
          </w:rPrChange>
        </w:rPr>
        <w:t xml:space="preserve">The Client shall indemnify and keep and hold Service provider fully indemnified and harmless from and against all claims, proceedings, damages, losses, actions, costs and expenses arising as a consequence of or out of this </w:t>
      </w:r>
      <w:r w:rsidR="00C108ED" w:rsidRPr="00AA6AD5">
        <w:rPr>
          <w:color w:val="auto"/>
          <w:rPrChange w:id="376" w:author="TheWork Villa" w:date="2025-10-11T12:26:00Z" w16du:dateUtc="2025-10-11T06:56:00Z">
            <w:rPr/>
          </w:rPrChange>
        </w:rPr>
        <w:t>A</w:t>
      </w:r>
      <w:r w:rsidRPr="00AA6AD5">
        <w:rPr>
          <w:color w:val="auto"/>
          <w:rPrChange w:id="377" w:author="TheWork Villa" w:date="2025-10-11T12:26:00Z" w16du:dateUtc="2025-10-11T06:56:00Z">
            <w:rPr/>
          </w:rPrChange>
        </w:rPr>
        <w:t xml:space="preserve">greement or arising from </w:t>
      </w:r>
      <w:r w:rsidR="00C108ED" w:rsidRPr="00AA6AD5">
        <w:rPr>
          <w:color w:val="auto"/>
          <w:rPrChange w:id="378" w:author="TheWork Villa" w:date="2025-10-11T12:26:00Z" w16du:dateUtc="2025-10-11T06:56:00Z">
            <w:rPr/>
          </w:rPrChange>
        </w:rPr>
        <w:t>its</w:t>
      </w:r>
      <w:r w:rsidRPr="00AA6AD5">
        <w:rPr>
          <w:color w:val="auto"/>
          <w:rPrChange w:id="379" w:author="TheWork Villa" w:date="2025-10-11T12:26:00Z" w16du:dateUtc="2025-10-11T06:56:00Z">
            <w:rPr/>
          </w:rPrChange>
        </w:rPr>
        <w:t xml:space="preserve"> breach of</w:t>
      </w:r>
      <w:r w:rsidR="00C108ED" w:rsidRPr="00AA6AD5">
        <w:rPr>
          <w:color w:val="auto"/>
          <w:rPrChange w:id="380" w:author="TheWork Villa" w:date="2025-10-11T12:26:00Z" w16du:dateUtc="2025-10-11T06:56:00Z">
            <w:rPr/>
          </w:rPrChange>
        </w:rPr>
        <w:t xml:space="preserve"> any</w:t>
      </w:r>
      <w:r w:rsidRPr="00AA6AD5">
        <w:rPr>
          <w:color w:val="auto"/>
          <w:rPrChange w:id="381" w:author="TheWork Villa" w:date="2025-10-11T12:26:00Z" w16du:dateUtc="2025-10-11T06:56:00Z">
            <w:rPr/>
          </w:rPrChange>
        </w:rPr>
        <w:t xml:space="preserve"> rules and regulations of any applicable law.</w:t>
      </w:r>
    </w:p>
    <w:p w14:paraId="5239BE09" w14:textId="77777777" w:rsidR="00D40080" w:rsidRPr="00AA6AD5" w:rsidRDefault="0064591B" w:rsidP="004E5C69">
      <w:pPr>
        <w:pStyle w:val="Body"/>
        <w:ind w:left="20"/>
        <w:jc w:val="both"/>
        <w:rPr>
          <w:color w:val="auto"/>
          <w:rPrChange w:id="382" w:author="TheWork Villa" w:date="2025-10-11T12:26:00Z" w16du:dateUtc="2025-10-11T06:56:00Z">
            <w:rPr/>
          </w:rPrChange>
        </w:rPr>
      </w:pPr>
      <w:r w:rsidRPr="00AA6AD5">
        <w:rPr>
          <w:color w:val="auto"/>
          <w:rPrChange w:id="383" w:author="TheWork Villa" w:date="2025-10-11T12:26:00Z" w16du:dateUtc="2025-10-11T06:56:00Z">
            <w:rPr/>
          </w:rPrChange>
        </w:rPr>
        <w:t xml:space="preserve">In case the Client is unable to fulfill the obligations mentioned herein, this Agreement shall be deemed to be terminated </w:t>
      </w:r>
      <w:r w:rsidR="004E5C69" w:rsidRPr="00AA6AD5">
        <w:rPr>
          <w:color w:val="auto"/>
          <w:rPrChange w:id="384" w:author="TheWork Villa" w:date="2025-10-11T12:26:00Z" w16du:dateUtc="2025-10-11T06:56:00Z">
            <w:rPr/>
          </w:rPrChange>
        </w:rPr>
        <w:t>there from</w:t>
      </w:r>
      <w:r w:rsidRPr="00AA6AD5">
        <w:rPr>
          <w:color w:val="auto"/>
          <w:rPrChange w:id="385" w:author="TheWork Villa" w:date="2025-10-11T12:26:00Z" w16du:dateUtc="2025-10-11T06:56:00Z">
            <w:rPr/>
          </w:rPrChange>
        </w:rPr>
        <w:t>.</w:t>
      </w:r>
    </w:p>
    <w:p w14:paraId="0C3C52AA" w14:textId="77777777" w:rsidR="00D40080" w:rsidRPr="00AA6AD5" w:rsidRDefault="0064591B" w:rsidP="004E5C69">
      <w:pPr>
        <w:pStyle w:val="NormalWeb"/>
        <w:spacing w:before="0" w:after="0"/>
        <w:jc w:val="both"/>
        <w:rPr>
          <w:color w:val="auto"/>
          <w:sz w:val="22"/>
          <w:szCs w:val="22"/>
          <w:rPrChange w:id="386" w:author="TheWork Villa" w:date="2025-10-11T12:26:00Z" w16du:dateUtc="2025-10-11T06:56:00Z">
            <w:rPr>
              <w:sz w:val="22"/>
              <w:szCs w:val="22"/>
            </w:rPr>
          </w:rPrChange>
        </w:rPr>
      </w:pPr>
      <w:r w:rsidRPr="00AA6AD5">
        <w:rPr>
          <w:color w:val="auto"/>
          <w:sz w:val="22"/>
          <w:szCs w:val="22"/>
          <w:shd w:val="clear" w:color="auto" w:fill="FFFFFF" w:themeFill="background1"/>
          <w:rPrChange w:id="387" w:author="TheWork Villa" w:date="2025-10-11T12:26:00Z" w16du:dateUtc="2025-10-11T06:56:00Z">
            <w:rPr>
              <w:sz w:val="22"/>
              <w:szCs w:val="22"/>
              <w:shd w:val="clear" w:color="auto" w:fill="FFFFFF" w:themeFill="background1"/>
            </w:rPr>
          </w:rPrChange>
        </w:rPr>
        <w:t xml:space="preserve">In the event of termination of this </w:t>
      </w:r>
      <w:r w:rsidR="00C108ED" w:rsidRPr="00AA6AD5">
        <w:rPr>
          <w:color w:val="auto"/>
          <w:sz w:val="22"/>
          <w:szCs w:val="22"/>
          <w:shd w:val="clear" w:color="auto" w:fill="FFFFFF" w:themeFill="background1"/>
          <w:rPrChange w:id="388" w:author="TheWork Villa" w:date="2025-10-11T12:26:00Z" w16du:dateUtc="2025-10-11T06:56:00Z">
            <w:rPr>
              <w:sz w:val="22"/>
              <w:szCs w:val="22"/>
              <w:shd w:val="clear" w:color="auto" w:fill="FFFFFF" w:themeFill="background1"/>
            </w:rPr>
          </w:rPrChange>
        </w:rPr>
        <w:t>A</w:t>
      </w:r>
      <w:r w:rsidRPr="00AA6AD5">
        <w:rPr>
          <w:color w:val="auto"/>
          <w:sz w:val="22"/>
          <w:szCs w:val="22"/>
          <w:shd w:val="clear" w:color="auto" w:fill="FFFFFF" w:themeFill="background1"/>
          <w:rPrChange w:id="389" w:author="TheWork Villa" w:date="2025-10-11T12:26:00Z" w16du:dateUtc="2025-10-11T06:56:00Z">
            <w:rPr>
              <w:sz w:val="22"/>
              <w:szCs w:val="22"/>
              <w:shd w:val="clear" w:color="auto" w:fill="FFFFFF" w:themeFill="background1"/>
            </w:rPr>
          </w:rPrChange>
        </w:rPr>
        <w:t xml:space="preserve">greement, the </w:t>
      </w:r>
      <w:r w:rsidR="00C108ED" w:rsidRPr="00AA6AD5">
        <w:rPr>
          <w:color w:val="auto"/>
          <w:sz w:val="22"/>
          <w:szCs w:val="22"/>
          <w:shd w:val="clear" w:color="auto" w:fill="FFFFFF" w:themeFill="background1"/>
          <w:rPrChange w:id="390" w:author="TheWork Villa" w:date="2025-10-11T12:26:00Z" w16du:dateUtc="2025-10-11T06:56:00Z">
            <w:rPr>
              <w:sz w:val="22"/>
              <w:szCs w:val="22"/>
              <w:shd w:val="clear" w:color="auto" w:fill="FFFFFF" w:themeFill="background1"/>
            </w:rPr>
          </w:rPrChange>
        </w:rPr>
        <w:t>C</w:t>
      </w:r>
      <w:r w:rsidRPr="00AA6AD5">
        <w:rPr>
          <w:color w:val="auto"/>
          <w:sz w:val="22"/>
          <w:szCs w:val="22"/>
          <w:shd w:val="clear" w:color="auto" w:fill="FFFFFF" w:themeFill="background1"/>
          <w:rPrChange w:id="391" w:author="TheWork Villa" w:date="2025-10-11T12:26:00Z" w16du:dateUtc="2025-10-11T06:56:00Z">
            <w:rPr>
              <w:sz w:val="22"/>
              <w:szCs w:val="22"/>
              <w:shd w:val="clear" w:color="auto" w:fill="FFFFFF" w:themeFill="background1"/>
            </w:rPr>
          </w:rPrChange>
        </w:rPr>
        <w:t xml:space="preserve">lient shall forthwith cease the use of address of the </w:t>
      </w:r>
      <w:r w:rsidR="00C108ED" w:rsidRPr="00AA6AD5">
        <w:rPr>
          <w:color w:val="auto"/>
          <w:sz w:val="22"/>
          <w:szCs w:val="22"/>
          <w:shd w:val="clear" w:color="auto" w:fill="FFFFFF" w:themeFill="background1"/>
          <w:rPrChange w:id="392" w:author="TheWork Villa" w:date="2025-10-11T12:26:00Z" w16du:dateUtc="2025-10-11T06:56:00Z">
            <w:rPr>
              <w:sz w:val="22"/>
              <w:szCs w:val="22"/>
              <w:shd w:val="clear" w:color="auto" w:fill="FFFFFF" w:themeFill="background1"/>
            </w:rPr>
          </w:rPrChange>
        </w:rPr>
        <w:t>P</w:t>
      </w:r>
      <w:r w:rsidRPr="00AA6AD5">
        <w:rPr>
          <w:color w:val="auto"/>
          <w:sz w:val="22"/>
          <w:szCs w:val="22"/>
          <w:shd w:val="clear" w:color="auto" w:fill="FFFFFF" w:themeFill="background1"/>
          <w:rPrChange w:id="393" w:author="TheWork Villa" w:date="2025-10-11T12:26:00Z" w16du:dateUtc="2025-10-11T06:56:00Z">
            <w:rPr>
              <w:sz w:val="22"/>
              <w:szCs w:val="22"/>
              <w:shd w:val="clear" w:color="auto" w:fill="FFFFFF" w:themeFill="background1"/>
            </w:rPr>
          </w:rPrChange>
        </w:rPr>
        <w:t xml:space="preserve">remises for any purposes. In the event of </w:t>
      </w:r>
      <w:r w:rsidR="00C108ED" w:rsidRPr="00AA6AD5">
        <w:rPr>
          <w:color w:val="auto"/>
          <w:sz w:val="22"/>
          <w:szCs w:val="22"/>
          <w:shd w:val="clear" w:color="auto" w:fill="FFFFFF" w:themeFill="background1"/>
          <w:rPrChange w:id="394" w:author="TheWork Villa" w:date="2025-10-11T12:26:00Z" w16du:dateUtc="2025-10-11T06:56:00Z">
            <w:rPr>
              <w:sz w:val="22"/>
              <w:szCs w:val="22"/>
              <w:shd w:val="clear" w:color="auto" w:fill="FFFFFF" w:themeFill="background1"/>
            </w:rPr>
          </w:rPrChange>
        </w:rPr>
        <w:t xml:space="preserve">a </w:t>
      </w:r>
      <w:r w:rsidRPr="00AA6AD5">
        <w:rPr>
          <w:color w:val="auto"/>
          <w:sz w:val="22"/>
          <w:szCs w:val="22"/>
          <w:shd w:val="clear" w:color="auto" w:fill="FFFFFF" w:themeFill="background1"/>
          <w:rPrChange w:id="395" w:author="TheWork Villa" w:date="2025-10-11T12:26:00Z" w16du:dateUtc="2025-10-11T06:56:00Z">
            <w:rPr>
              <w:sz w:val="22"/>
              <w:szCs w:val="22"/>
              <w:shd w:val="clear" w:color="auto" w:fill="FFFFFF" w:themeFill="background1"/>
            </w:rPr>
          </w:rPrChange>
        </w:rPr>
        <w:t xml:space="preserve">violation, the </w:t>
      </w:r>
      <w:r w:rsidR="00C108ED" w:rsidRPr="00AA6AD5">
        <w:rPr>
          <w:color w:val="auto"/>
          <w:sz w:val="22"/>
          <w:szCs w:val="22"/>
          <w:shd w:val="clear" w:color="auto" w:fill="FFFFFF" w:themeFill="background1"/>
          <w:rPrChange w:id="396" w:author="TheWork Villa" w:date="2025-10-11T12:26:00Z" w16du:dateUtc="2025-10-11T06:56:00Z">
            <w:rPr>
              <w:sz w:val="22"/>
              <w:szCs w:val="22"/>
              <w:shd w:val="clear" w:color="auto" w:fill="FFFFFF" w:themeFill="background1"/>
            </w:rPr>
          </w:rPrChange>
        </w:rPr>
        <w:t>C</w:t>
      </w:r>
      <w:r w:rsidRPr="00AA6AD5">
        <w:rPr>
          <w:color w:val="auto"/>
          <w:sz w:val="22"/>
          <w:szCs w:val="22"/>
          <w:shd w:val="clear" w:color="auto" w:fill="FFFFFF" w:themeFill="background1"/>
          <w:rPrChange w:id="397" w:author="TheWork Villa" w:date="2025-10-11T12:26:00Z" w16du:dateUtc="2025-10-11T06:56:00Z">
            <w:rPr>
              <w:sz w:val="22"/>
              <w:szCs w:val="22"/>
              <w:shd w:val="clear" w:color="auto" w:fill="FFFFFF" w:themeFill="background1"/>
            </w:rPr>
          </w:rPrChange>
        </w:rPr>
        <w:t xml:space="preserve">lient is liable to compensate the </w:t>
      </w:r>
      <w:r w:rsidR="00C108ED" w:rsidRPr="00AA6AD5">
        <w:rPr>
          <w:color w:val="auto"/>
          <w:sz w:val="22"/>
          <w:szCs w:val="22"/>
          <w:shd w:val="clear" w:color="auto" w:fill="FFFFFF" w:themeFill="background1"/>
          <w:rPrChange w:id="398" w:author="TheWork Villa" w:date="2025-10-11T12:26:00Z" w16du:dateUtc="2025-10-11T06:56:00Z">
            <w:rPr>
              <w:sz w:val="22"/>
              <w:szCs w:val="22"/>
              <w:shd w:val="clear" w:color="auto" w:fill="FFFFFF" w:themeFill="background1"/>
            </w:rPr>
          </w:rPrChange>
        </w:rPr>
        <w:t>S</w:t>
      </w:r>
      <w:r w:rsidRPr="00AA6AD5">
        <w:rPr>
          <w:color w:val="auto"/>
          <w:sz w:val="22"/>
          <w:szCs w:val="22"/>
          <w:shd w:val="clear" w:color="auto" w:fill="FFFFFF" w:themeFill="background1"/>
          <w:rPrChange w:id="399" w:author="TheWork Villa" w:date="2025-10-11T12:26:00Z" w16du:dateUtc="2025-10-11T06:56:00Z">
            <w:rPr>
              <w:sz w:val="22"/>
              <w:szCs w:val="22"/>
              <w:shd w:val="clear" w:color="auto" w:fill="FFFFFF" w:themeFill="background1"/>
            </w:rPr>
          </w:rPrChange>
        </w:rPr>
        <w:t xml:space="preserve">ervice </w:t>
      </w:r>
      <w:r w:rsidR="00C108ED" w:rsidRPr="00AA6AD5">
        <w:rPr>
          <w:color w:val="auto"/>
          <w:sz w:val="22"/>
          <w:szCs w:val="22"/>
          <w:shd w:val="clear" w:color="auto" w:fill="FFFFFF" w:themeFill="background1"/>
          <w:rPrChange w:id="400" w:author="TheWork Villa" w:date="2025-10-11T12:26:00Z" w16du:dateUtc="2025-10-11T06:56:00Z">
            <w:rPr>
              <w:sz w:val="22"/>
              <w:szCs w:val="22"/>
              <w:shd w:val="clear" w:color="auto" w:fill="FFFFFF" w:themeFill="background1"/>
            </w:rPr>
          </w:rPrChange>
        </w:rPr>
        <w:t>P</w:t>
      </w:r>
      <w:r w:rsidRPr="00AA6AD5">
        <w:rPr>
          <w:color w:val="auto"/>
          <w:sz w:val="22"/>
          <w:szCs w:val="22"/>
          <w:shd w:val="clear" w:color="auto" w:fill="FFFFFF" w:themeFill="background1"/>
          <w:rPrChange w:id="401" w:author="TheWork Villa" w:date="2025-10-11T12:26:00Z" w16du:dateUtc="2025-10-11T06:56:00Z">
            <w:rPr>
              <w:sz w:val="22"/>
              <w:szCs w:val="22"/>
              <w:shd w:val="clear" w:color="auto" w:fill="FFFFFF" w:themeFill="background1"/>
            </w:rPr>
          </w:rPrChange>
        </w:rPr>
        <w:t xml:space="preserve">rovider a sum equivalent to three times the agreed </w:t>
      </w:r>
      <w:r w:rsidR="00C108ED" w:rsidRPr="00AA6AD5">
        <w:rPr>
          <w:color w:val="auto"/>
          <w:sz w:val="22"/>
          <w:szCs w:val="22"/>
          <w:shd w:val="clear" w:color="auto" w:fill="FFFFFF" w:themeFill="background1"/>
          <w:rPrChange w:id="402" w:author="TheWork Villa" w:date="2025-10-11T12:26:00Z" w16du:dateUtc="2025-10-11T06:56:00Z">
            <w:rPr>
              <w:sz w:val="22"/>
              <w:szCs w:val="22"/>
              <w:shd w:val="clear" w:color="auto" w:fill="FFFFFF" w:themeFill="background1"/>
            </w:rPr>
          </w:rPrChange>
        </w:rPr>
        <w:t>L</w:t>
      </w:r>
      <w:r w:rsidRPr="00AA6AD5">
        <w:rPr>
          <w:color w:val="auto"/>
          <w:sz w:val="22"/>
          <w:szCs w:val="22"/>
          <w:shd w:val="clear" w:color="auto" w:fill="FFFFFF" w:themeFill="background1"/>
          <w:rPrChange w:id="403" w:author="TheWork Villa" w:date="2025-10-11T12:26:00Z" w16du:dateUtc="2025-10-11T06:56:00Z">
            <w:rPr>
              <w:sz w:val="22"/>
              <w:szCs w:val="22"/>
              <w:shd w:val="clear" w:color="auto" w:fill="FFFFFF" w:themeFill="background1"/>
            </w:rPr>
          </w:rPrChange>
        </w:rPr>
        <w:t xml:space="preserve">icense fee as damages </w:t>
      </w:r>
      <w:r w:rsidR="00C108ED" w:rsidRPr="00AA6AD5">
        <w:rPr>
          <w:color w:val="auto"/>
          <w:sz w:val="22"/>
          <w:szCs w:val="22"/>
          <w:shd w:val="clear" w:color="auto" w:fill="FFFFFF" w:themeFill="background1"/>
          <w:rPrChange w:id="404" w:author="TheWork Villa" w:date="2025-10-11T12:26:00Z" w16du:dateUtc="2025-10-11T06:56:00Z">
            <w:rPr>
              <w:sz w:val="22"/>
              <w:szCs w:val="22"/>
              <w:shd w:val="clear" w:color="auto" w:fill="FFFFFF" w:themeFill="background1"/>
            </w:rPr>
          </w:rPrChange>
        </w:rPr>
        <w:t>un</w:t>
      </w:r>
      <w:r w:rsidRPr="00AA6AD5">
        <w:rPr>
          <w:color w:val="auto"/>
          <w:sz w:val="22"/>
          <w:szCs w:val="22"/>
          <w:shd w:val="clear" w:color="auto" w:fill="FFFFFF" w:themeFill="background1"/>
          <w:rPrChange w:id="405" w:author="TheWork Villa" w:date="2025-10-11T12:26:00Z" w16du:dateUtc="2025-10-11T06:56:00Z">
            <w:rPr>
              <w:sz w:val="22"/>
              <w:szCs w:val="22"/>
              <w:shd w:val="clear" w:color="auto" w:fill="FFFFFF" w:themeFill="background1"/>
            </w:rPr>
          </w:rPrChange>
        </w:rPr>
        <w:t>til the c</w:t>
      </w:r>
      <w:r w:rsidR="00C108ED" w:rsidRPr="00AA6AD5">
        <w:rPr>
          <w:color w:val="auto"/>
          <w:sz w:val="22"/>
          <w:szCs w:val="22"/>
          <w:shd w:val="clear" w:color="auto" w:fill="FFFFFF" w:themeFill="background1"/>
          <w:rPrChange w:id="406" w:author="TheWork Villa" w:date="2025-10-11T12:26:00Z" w16du:dateUtc="2025-10-11T06:56:00Z">
            <w:rPr>
              <w:sz w:val="22"/>
              <w:szCs w:val="22"/>
              <w:shd w:val="clear" w:color="auto" w:fill="FFFFFF" w:themeFill="background1"/>
            </w:rPr>
          </w:rPrChange>
        </w:rPr>
        <w:t>essation and rectification</w:t>
      </w:r>
      <w:r w:rsidRPr="00AA6AD5">
        <w:rPr>
          <w:color w:val="auto"/>
          <w:sz w:val="22"/>
          <w:szCs w:val="22"/>
          <w:shd w:val="clear" w:color="auto" w:fill="FFFFFF" w:themeFill="background1"/>
          <w:rPrChange w:id="407" w:author="TheWork Villa" w:date="2025-10-11T12:26:00Z" w16du:dateUtc="2025-10-11T06:56:00Z">
            <w:rPr>
              <w:sz w:val="22"/>
              <w:szCs w:val="22"/>
              <w:shd w:val="clear" w:color="auto" w:fill="FFFFFF" w:themeFill="background1"/>
            </w:rPr>
          </w:rPrChange>
        </w:rPr>
        <w:t xml:space="preserve"> of such violation.</w:t>
      </w:r>
      <w:r w:rsidRPr="00AA6AD5">
        <w:rPr>
          <w:color w:val="auto"/>
          <w:sz w:val="22"/>
          <w:szCs w:val="22"/>
          <w:rPrChange w:id="408" w:author="TheWork Villa" w:date="2025-10-11T12:26:00Z" w16du:dateUtc="2025-10-11T06:56:00Z">
            <w:rPr>
              <w:sz w:val="22"/>
              <w:szCs w:val="22"/>
            </w:rPr>
          </w:rPrChange>
        </w:rPr>
        <w:t> </w:t>
      </w:r>
    </w:p>
    <w:p w14:paraId="013BECBF" w14:textId="77777777" w:rsidR="00D40080" w:rsidRPr="00AA6AD5" w:rsidRDefault="00D40080" w:rsidP="004E5C69">
      <w:pPr>
        <w:pStyle w:val="Body"/>
        <w:jc w:val="both"/>
        <w:rPr>
          <w:color w:val="auto"/>
          <w:rPrChange w:id="409" w:author="TheWork Villa" w:date="2025-10-11T12:26:00Z" w16du:dateUtc="2025-10-11T06:56:00Z">
            <w:rPr/>
          </w:rPrChange>
        </w:rPr>
      </w:pPr>
    </w:p>
    <w:p w14:paraId="72F61C92" w14:textId="77777777" w:rsidR="00D40080" w:rsidRPr="00AA6AD5" w:rsidRDefault="0064591B" w:rsidP="004E5C69">
      <w:pPr>
        <w:pStyle w:val="Body"/>
        <w:jc w:val="both"/>
        <w:rPr>
          <w:color w:val="auto"/>
          <w:rPrChange w:id="410" w:author="TheWork Villa" w:date="2025-10-11T12:26:00Z" w16du:dateUtc="2025-10-11T06:56:00Z">
            <w:rPr/>
          </w:rPrChange>
        </w:rPr>
      </w:pPr>
      <w:r w:rsidRPr="00AA6AD5">
        <w:rPr>
          <w:b/>
          <w:bCs/>
          <w:color w:val="auto"/>
          <w:rPrChange w:id="411" w:author="TheWork Villa" w:date="2025-10-11T12:26:00Z" w16du:dateUtc="2025-10-11T06:56:00Z">
            <w:rPr>
              <w:b/>
              <w:bCs/>
            </w:rPr>
          </w:rPrChange>
        </w:rPr>
        <w:t>CONFIDENTIALITY</w:t>
      </w:r>
    </w:p>
    <w:p w14:paraId="66B30E4A" w14:textId="77777777" w:rsidR="00D40080" w:rsidRPr="00AA6AD5" w:rsidRDefault="0064591B" w:rsidP="004E5C69">
      <w:pPr>
        <w:pStyle w:val="Body"/>
        <w:jc w:val="both"/>
        <w:rPr>
          <w:color w:val="auto"/>
          <w:rPrChange w:id="412" w:author="TheWork Villa" w:date="2025-10-11T12:26:00Z" w16du:dateUtc="2025-10-11T06:56:00Z">
            <w:rPr/>
          </w:rPrChange>
        </w:rPr>
      </w:pPr>
      <w:r w:rsidRPr="00AA6AD5">
        <w:rPr>
          <w:color w:val="auto"/>
          <w:rPrChange w:id="413" w:author="TheWork Villa" w:date="2025-10-11T12:26:00Z" w16du:dateUtc="2025-10-11T06:56:00Z">
            <w:rPr/>
          </w:rPrChange>
        </w:rPr>
        <w:t>Client recognizes that it may, in the course of obtaining or using the Services, come into possession of or learn</w:t>
      </w:r>
      <w:r w:rsidR="00C108ED" w:rsidRPr="00AA6AD5">
        <w:rPr>
          <w:color w:val="auto"/>
          <w:rPrChange w:id="414" w:author="TheWork Villa" w:date="2025-10-11T12:26:00Z" w16du:dateUtc="2025-10-11T06:56:00Z">
            <w:rPr/>
          </w:rPrChange>
        </w:rPr>
        <w:t xml:space="preserve"> certain </w:t>
      </w:r>
      <w:r w:rsidRPr="00AA6AD5">
        <w:rPr>
          <w:color w:val="auto"/>
          <w:rPrChange w:id="415" w:author="TheWork Villa" w:date="2025-10-11T12:26:00Z" w16du:dateUtc="2025-10-11T06:56:00Z">
            <w:rPr/>
          </w:rPrChange>
        </w:rPr>
        <w:t>confidential information ("Confidential Information") about Service Provider. Client agrees that during the Term of this Agreement and thereafter: (a) Client shall provide, at a minimum, the care to avoid disclosure of</w:t>
      </w:r>
      <w:r w:rsidR="00C108ED" w:rsidRPr="00AA6AD5">
        <w:rPr>
          <w:color w:val="auto"/>
          <w:rPrChange w:id="416" w:author="TheWork Villa" w:date="2025-10-11T12:26:00Z" w16du:dateUtc="2025-10-11T06:56:00Z">
            <w:rPr/>
          </w:rPrChange>
        </w:rPr>
        <w:t xml:space="preserve"> and/or </w:t>
      </w:r>
      <w:r w:rsidRPr="00AA6AD5">
        <w:rPr>
          <w:color w:val="auto"/>
          <w:rPrChange w:id="417" w:author="TheWork Villa" w:date="2025-10-11T12:26:00Z" w16du:dateUtc="2025-10-11T06:56:00Z">
            <w:rPr/>
          </w:rPrChange>
        </w:rPr>
        <w:t>unauthorized use of Confidential Information as i</w:t>
      </w:r>
      <w:r w:rsidR="00C108ED" w:rsidRPr="00AA6AD5">
        <w:rPr>
          <w:color w:val="auto"/>
          <w:rPrChange w:id="418" w:author="TheWork Villa" w:date="2025-10-11T12:26:00Z" w16du:dateUtc="2025-10-11T06:56:00Z">
            <w:rPr/>
          </w:rPrChange>
        </w:rPr>
        <w:t>t would</w:t>
      </w:r>
      <w:r w:rsidR="00A20DB7" w:rsidRPr="00AA6AD5">
        <w:rPr>
          <w:color w:val="auto"/>
          <w:rPrChange w:id="419" w:author="TheWork Villa" w:date="2025-10-11T12:26:00Z" w16du:dateUtc="2025-10-11T06:56:00Z">
            <w:rPr/>
          </w:rPrChange>
        </w:rPr>
        <w:t xml:space="preserve"> </w:t>
      </w:r>
      <w:r w:rsidR="00ED2515" w:rsidRPr="00AA6AD5">
        <w:rPr>
          <w:color w:val="auto"/>
          <w:rPrChange w:id="420" w:author="TheWork Villa" w:date="2025-10-11T12:26:00Z" w16du:dateUtc="2025-10-11T06:56:00Z">
            <w:rPr/>
          </w:rPrChange>
        </w:rPr>
        <w:t>provide to</w:t>
      </w:r>
      <w:r w:rsidR="00C108ED" w:rsidRPr="00AA6AD5">
        <w:rPr>
          <w:color w:val="auto"/>
          <w:rPrChange w:id="421" w:author="TheWork Villa" w:date="2025-10-11T12:26:00Z" w16du:dateUtc="2025-10-11T06:56:00Z">
            <w:rPr/>
          </w:rPrChange>
        </w:rPr>
        <w:t xml:space="preserve"> its </w:t>
      </w:r>
      <w:r w:rsidRPr="00AA6AD5">
        <w:rPr>
          <w:color w:val="auto"/>
          <w:rPrChange w:id="422" w:author="TheWork Villa" w:date="2025-10-11T12:26:00Z" w16du:dateUtc="2025-10-11T06:56:00Z">
            <w:rPr/>
          </w:rPrChange>
        </w:rPr>
        <w:t xml:space="preserve">own </w:t>
      </w:r>
      <w:r w:rsidR="00C108ED" w:rsidRPr="00AA6AD5">
        <w:rPr>
          <w:color w:val="auto"/>
          <w:rPrChange w:id="423" w:author="TheWork Villa" w:date="2025-10-11T12:26:00Z" w16du:dateUtc="2025-10-11T06:56:00Z">
            <w:rPr/>
          </w:rPrChange>
        </w:rPr>
        <w:t xml:space="preserve">confidential </w:t>
      </w:r>
      <w:r w:rsidRPr="00AA6AD5">
        <w:rPr>
          <w:color w:val="auto"/>
          <w:rPrChange w:id="424" w:author="TheWork Villa" w:date="2025-10-11T12:26:00Z" w16du:dateUtc="2025-10-11T06:56:00Z">
            <w:rPr/>
          </w:rPrChange>
        </w:rPr>
        <w:t>information, but in no event less than a reasonable standard of care; (b) Client will use Confidential Information solely for the purposes of this Agreement; and (c) Client will not disclose Confidential Information to any third party without the express prior written consent of Service Provider, unless required to do so under applicable law.</w:t>
      </w:r>
    </w:p>
    <w:p w14:paraId="7E381EFF" w14:textId="77777777" w:rsidR="00D40080" w:rsidRPr="00AA6AD5" w:rsidRDefault="0064591B" w:rsidP="004E5C69">
      <w:pPr>
        <w:pStyle w:val="Body"/>
        <w:jc w:val="both"/>
        <w:rPr>
          <w:color w:val="auto"/>
          <w:rPrChange w:id="425" w:author="TheWork Villa" w:date="2025-10-11T12:26:00Z" w16du:dateUtc="2025-10-11T06:56:00Z">
            <w:rPr/>
          </w:rPrChange>
        </w:rPr>
      </w:pPr>
      <w:r w:rsidRPr="00AA6AD5">
        <w:rPr>
          <w:color w:val="auto"/>
          <w:rPrChange w:id="426" w:author="TheWork Villa" w:date="2025-10-11T12:26:00Z" w16du:dateUtc="2025-10-11T06:56:00Z">
            <w:rPr/>
          </w:rPrChange>
        </w:rPr>
        <w:t xml:space="preserve">Similarly, the Service Provider recognizes that it may, in the course of obtaining or using the Services, come into possession of or learn confidential and proprietary business information ("Confidential Information") about the Lessee/Client. Service Provider agrees that during the Term of this Agreement and thereafter Service Provider shall provide, at a minimum, the care to avoid disclosure of </w:t>
      </w:r>
      <w:r w:rsidR="00C108ED" w:rsidRPr="00AA6AD5">
        <w:rPr>
          <w:color w:val="auto"/>
          <w:rPrChange w:id="427" w:author="TheWork Villa" w:date="2025-10-11T12:26:00Z" w16du:dateUtc="2025-10-11T06:56:00Z">
            <w:rPr/>
          </w:rPrChange>
        </w:rPr>
        <w:t xml:space="preserve">and/or </w:t>
      </w:r>
      <w:r w:rsidRPr="00AA6AD5">
        <w:rPr>
          <w:color w:val="auto"/>
          <w:rPrChange w:id="428" w:author="TheWork Villa" w:date="2025-10-11T12:26:00Z" w16du:dateUtc="2025-10-11T06:56:00Z">
            <w:rPr/>
          </w:rPrChange>
        </w:rPr>
        <w:t>unauthorized use of Confidential Information of Lessee/Client.</w:t>
      </w:r>
    </w:p>
    <w:p w14:paraId="4A0A0EFA" w14:textId="77777777" w:rsidR="0088538F" w:rsidRPr="00AA6AD5" w:rsidRDefault="0064591B" w:rsidP="004E5C69">
      <w:pPr>
        <w:pStyle w:val="Body"/>
        <w:jc w:val="both"/>
        <w:rPr>
          <w:color w:val="auto"/>
          <w:rPrChange w:id="429" w:author="TheWork Villa" w:date="2025-10-11T12:26:00Z" w16du:dateUtc="2025-10-11T06:56:00Z">
            <w:rPr/>
          </w:rPrChange>
        </w:rPr>
      </w:pPr>
      <w:r w:rsidRPr="00AA6AD5">
        <w:rPr>
          <w:color w:val="auto"/>
          <w:rPrChange w:id="430" w:author="TheWork Villa" w:date="2025-10-11T12:26:00Z" w16du:dateUtc="2025-10-11T06:56:00Z">
            <w:rPr/>
          </w:rPrChange>
        </w:rPr>
        <w:t xml:space="preserve">If the Service Provider transfers its business or any business segment that provides services to the Lessee/Client, Service Provider is authorized to transfer all user information </w:t>
      </w:r>
      <w:r w:rsidR="0088538F" w:rsidRPr="00AA6AD5">
        <w:rPr>
          <w:color w:val="auto"/>
          <w:rPrChange w:id="431" w:author="TheWork Villa" w:date="2025-10-11T12:26:00Z" w16du:dateUtc="2025-10-11T06:56:00Z">
            <w:rPr/>
          </w:rPrChange>
        </w:rPr>
        <w:t>to Service Provider's successor.</w:t>
      </w:r>
    </w:p>
    <w:p w14:paraId="7EED6DD9" w14:textId="77777777" w:rsidR="003A7442" w:rsidRPr="00AA6AD5" w:rsidRDefault="003A7442" w:rsidP="004E5C69">
      <w:pPr>
        <w:pStyle w:val="Body"/>
        <w:jc w:val="both"/>
        <w:rPr>
          <w:b/>
          <w:bCs/>
          <w:color w:val="auto"/>
          <w:lang w:val="de-DE"/>
          <w:rPrChange w:id="432" w:author="TheWork Villa" w:date="2025-10-11T12:26:00Z" w16du:dateUtc="2025-10-11T06:56:00Z">
            <w:rPr>
              <w:b/>
              <w:bCs/>
              <w:lang w:val="de-DE"/>
            </w:rPr>
          </w:rPrChange>
        </w:rPr>
      </w:pPr>
    </w:p>
    <w:p w14:paraId="759C26A6" w14:textId="77777777" w:rsidR="003A7442" w:rsidRPr="00AA6AD5" w:rsidRDefault="003A7442" w:rsidP="004E5C69">
      <w:pPr>
        <w:pStyle w:val="Body"/>
        <w:jc w:val="both"/>
        <w:rPr>
          <w:b/>
          <w:bCs/>
          <w:color w:val="auto"/>
          <w:lang w:val="de-DE"/>
          <w:rPrChange w:id="433" w:author="TheWork Villa" w:date="2025-10-11T12:26:00Z" w16du:dateUtc="2025-10-11T06:56:00Z">
            <w:rPr>
              <w:b/>
              <w:bCs/>
              <w:lang w:val="de-DE"/>
            </w:rPr>
          </w:rPrChange>
        </w:rPr>
      </w:pPr>
    </w:p>
    <w:p w14:paraId="0283A239" w14:textId="77777777" w:rsidR="003A7442" w:rsidRPr="00AA6AD5" w:rsidRDefault="003A7442" w:rsidP="004E5C69">
      <w:pPr>
        <w:pStyle w:val="Body"/>
        <w:jc w:val="both"/>
        <w:rPr>
          <w:b/>
          <w:bCs/>
          <w:color w:val="auto"/>
          <w:lang w:val="de-DE"/>
          <w:rPrChange w:id="434" w:author="TheWork Villa" w:date="2025-10-11T12:26:00Z" w16du:dateUtc="2025-10-11T06:56:00Z">
            <w:rPr>
              <w:b/>
              <w:bCs/>
              <w:lang w:val="de-DE"/>
            </w:rPr>
          </w:rPrChange>
        </w:rPr>
      </w:pPr>
    </w:p>
    <w:p w14:paraId="0EF31830" w14:textId="77777777" w:rsidR="003A7442" w:rsidRPr="00AA6AD5" w:rsidRDefault="003A7442" w:rsidP="004E5C69">
      <w:pPr>
        <w:pStyle w:val="Body"/>
        <w:jc w:val="both"/>
        <w:rPr>
          <w:b/>
          <w:bCs/>
          <w:color w:val="auto"/>
          <w:lang w:val="de-DE"/>
          <w:rPrChange w:id="435" w:author="TheWork Villa" w:date="2025-10-11T12:26:00Z" w16du:dateUtc="2025-10-11T06:56:00Z">
            <w:rPr>
              <w:b/>
              <w:bCs/>
              <w:lang w:val="de-DE"/>
            </w:rPr>
          </w:rPrChange>
        </w:rPr>
      </w:pPr>
    </w:p>
    <w:p w14:paraId="1EF394C0" w14:textId="77777777" w:rsidR="004E5C69" w:rsidRPr="00AA6AD5" w:rsidRDefault="004E5C69" w:rsidP="004E5C69">
      <w:pPr>
        <w:pStyle w:val="Body"/>
        <w:jc w:val="both"/>
        <w:rPr>
          <w:b/>
          <w:bCs/>
          <w:color w:val="auto"/>
          <w:lang w:val="de-DE"/>
          <w:rPrChange w:id="436" w:author="TheWork Villa" w:date="2025-10-11T12:26:00Z" w16du:dateUtc="2025-10-11T06:56:00Z">
            <w:rPr>
              <w:b/>
              <w:bCs/>
              <w:lang w:val="de-DE"/>
            </w:rPr>
          </w:rPrChange>
        </w:rPr>
      </w:pPr>
    </w:p>
    <w:p w14:paraId="019E53C9" w14:textId="77777777" w:rsidR="004E5C69" w:rsidRPr="00AA6AD5" w:rsidRDefault="004E5C69" w:rsidP="004E5C69">
      <w:pPr>
        <w:pStyle w:val="Body"/>
        <w:jc w:val="both"/>
        <w:rPr>
          <w:b/>
          <w:bCs/>
          <w:color w:val="auto"/>
          <w:lang w:val="de-DE"/>
          <w:rPrChange w:id="437" w:author="TheWork Villa" w:date="2025-10-11T12:26:00Z" w16du:dateUtc="2025-10-11T06:56:00Z">
            <w:rPr>
              <w:b/>
              <w:bCs/>
              <w:lang w:val="de-DE"/>
            </w:rPr>
          </w:rPrChange>
        </w:rPr>
      </w:pPr>
    </w:p>
    <w:p w14:paraId="3200E4D1" w14:textId="77777777" w:rsidR="004E5C69" w:rsidRPr="00AA6AD5" w:rsidRDefault="004E5C69" w:rsidP="004E5C69">
      <w:pPr>
        <w:pStyle w:val="Body"/>
        <w:jc w:val="both"/>
        <w:rPr>
          <w:b/>
          <w:bCs/>
          <w:color w:val="auto"/>
          <w:lang w:val="de-DE"/>
          <w:rPrChange w:id="438" w:author="TheWork Villa" w:date="2025-10-11T12:26:00Z" w16du:dateUtc="2025-10-11T06:56:00Z">
            <w:rPr>
              <w:b/>
              <w:bCs/>
              <w:lang w:val="de-DE"/>
            </w:rPr>
          </w:rPrChange>
        </w:rPr>
      </w:pPr>
    </w:p>
    <w:p w14:paraId="6756F280" w14:textId="77777777" w:rsidR="004E5C69" w:rsidRPr="00AA6AD5" w:rsidRDefault="004E5C69" w:rsidP="004E5C69">
      <w:pPr>
        <w:pStyle w:val="Body"/>
        <w:jc w:val="both"/>
        <w:rPr>
          <w:b/>
          <w:bCs/>
          <w:color w:val="auto"/>
          <w:lang w:val="de-DE"/>
          <w:rPrChange w:id="439" w:author="TheWork Villa" w:date="2025-10-11T12:26:00Z" w16du:dateUtc="2025-10-11T06:56:00Z">
            <w:rPr>
              <w:b/>
              <w:bCs/>
              <w:lang w:val="de-DE"/>
            </w:rPr>
          </w:rPrChange>
        </w:rPr>
      </w:pPr>
    </w:p>
    <w:p w14:paraId="0DA21645" w14:textId="77777777" w:rsidR="004E5C69" w:rsidRPr="00AA6AD5" w:rsidRDefault="004E5C69" w:rsidP="004E5C69">
      <w:pPr>
        <w:pStyle w:val="Body"/>
        <w:jc w:val="both"/>
        <w:rPr>
          <w:b/>
          <w:bCs/>
          <w:color w:val="auto"/>
          <w:lang w:val="de-DE"/>
          <w:rPrChange w:id="440" w:author="TheWork Villa" w:date="2025-10-11T12:26:00Z" w16du:dateUtc="2025-10-11T06:56:00Z">
            <w:rPr>
              <w:b/>
              <w:bCs/>
              <w:lang w:val="de-DE"/>
            </w:rPr>
          </w:rPrChange>
        </w:rPr>
      </w:pPr>
    </w:p>
    <w:p w14:paraId="1E3D174E" w14:textId="77777777" w:rsidR="00D40080" w:rsidRPr="00AA6AD5" w:rsidRDefault="0064591B" w:rsidP="004E5C69">
      <w:pPr>
        <w:pStyle w:val="Body"/>
        <w:jc w:val="both"/>
        <w:rPr>
          <w:b/>
          <w:bCs/>
          <w:color w:val="auto"/>
          <w:rPrChange w:id="441" w:author="TheWork Villa" w:date="2025-10-11T12:26:00Z" w16du:dateUtc="2025-10-11T06:56:00Z">
            <w:rPr>
              <w:b/>
              <w:bCs/>
            </w:rPr>
          </w:rPrChange>
        </w:rPr>
      </w:pPr>
      <w:r w:rsidRPr="00AA6AD5">
        <w:rPr>
          <w:b/>
          <w:bCs/>
          <w:color w:val="auto"/>
          <w:lang w:val="de-DE"/>
          <w:rPrChange w:id="442" w:author="TheWork Villa" w:date="2025-10-11T12:26:00Z" w16du:dateUtc="2025-10-11T06:56:00Z">
            <w:rPr>
              <w:b/>
              <w:bCs/>
              <w:lang w:val="de-DE"/>
            </w:rPr>
          </w:rPrChange>
        </w:rPr>
        <w:t>OWNERSHIP</w:t>
      </w:r>
    </w:p>
    <w:p w14:paraId="28B3D4B1" w14:textId="77777777" w:rsidR="00785407" w:rsidRPr="00AA6AD5" w:rsidRDefault="0064591B" w:rsidP="004E5C69">
      <w:pPr>
        <w:pStyle w:val="Body"/>
        <w:jc w:val="both"/>
        <w:rPr>
          <w:color w:val="auto"/>
          <w:rPrChange w:id="443" w:author="TheWork Villa" w:date="2025-10-11T12:26:00Z" w16du:dateUtc="2025-10-11T06:56:00Z">
            <w:rPr/>
          </w:rPrChange>
        </w:rPr>
      </w:pPr>
      <w:r w:rsidRPr="00AA6AD5">
        <w:rPr>
          <w:color w:val="auto"/>
          <w:rPrChange w:id="444" w:author="TheWork Villa" w:date="2025-10-11T12:26:00Z" w16du:dateUtc="2025-10-11T06:56:00Z">
            <w:rPr/>
          </w:rPrChange>
        </w:rPr>
        <w:t xml:space="preserve">All programs, services, processes, designs, software, technologies, trademarks, trade names, inventions and materials comprising the services are wholly owned by the Service Provider and/or its Lessors and service providers except where expressly stated otherwise. This </w:t>
      </w:r>
      <w:r w:rsidR="00C108ED" w:rsidRPr="00AA6AD5">
        <w:rPr>
          <w:color w:val="auto"/>
          <w:rPrChange w:id="445" w:author="TheWork Villa" w:date="2025-10-11T12:26:00Z" w16du:dateUtc="2025-10-11T06:56:00Z">
            <w:rPr/>
          </w:rPrChange>
        </w:rPr>
        <w:t>A</w:t>
      </w:r>
      <w:r w:rsidRPr="00AA6AD5">
        <w:rPr>
          <w:color w:val="auto"/>
          <w:rPrChange w:id="446" w:author="TheWork Villa" w:date="2025-10-11T12:26:00Z" w16du:dateUtc="2025-10-11T06:56:00Z">
            <w:rPr/>
          </w:rPrChange>
        </w:rPr>
        <w:t xml:space="preserve">greement only provides a license to the Lessee/Client to use the </w:t>
      </w:r>
      <w:r w:rsidR="00C108ED" w:rsidRPr="00AA6AD5">
        <w:rPr>
          <w:color w:val="auto"/>
          <w:rPrChange w:id="447" w:author="TheWork Villa" w:date="2025-10-11T12:26:00Z" w16du:dateUtc="2025-10-11T06:56:00Z">
            <w:rPr/>
          </w:rPrChange>
        </w:rPr>
        <w:t xml:space="preserve">address of the </w:t>
      </w:r>
      <w:r w:rsidRPr="00AA6AD5">
        <w:rPr>
          <w:color w:val="auto"/>
          <w:rPrChange w:id="448" w:author="TheWork Villa" w:date="2025-10-11T12:26:00Z" w16du:dateUtc="2025-10-11T06:56:00Z">
            <w:rPr/>
          </w:rPrChange>
        </w:rPr>
        <w:t xml:space="preserve">Premise and will not provide any leasehold rights to the Lessee/Client. Lessee/Client agrees that the Lessee/Client is not the owner of any phone number assigned to them by the Service Provider. Upon termination of the </w:t>
      </w:r>
      <w:r w:rsidR="00C108ED" w:rsidRPr="00AA6AD5">
        <w:rPr>
          <w:color w:val="auto"/>
          <w:rPrChange w:id="449" w:author="TheWork Villa" w:date="2025-10-11T12:26:00Z" w16du:dateUtc="2025-10-11T06:56:00Z">
            <w:rPr/>
          </w:rPrChange>
        </w:rPr>
        <w:t>A</w:t>
      </w:r>
      <w:r w:rsidRPr="00AA6AD5">
        <w:rPr>
          <w:color w:val="auto"/>
          <w:rPrChange w:id="450" w:author="TheWork Villa" w:date="2025-10-11T12:26:00Z" w16du:dateUtc="2025-10-11T06:56:00Z">
            <w:rPr/>
          </w:rPrChange>
        </w:rPr>
        <w:t>greement for any reason, such number may be reassigned to another Lessee/Client.</w:t>
      </w:r>
    </w:p>
    <w:p w14:paraId="15F35D79" w14:textId="77777777" w:rsidR="0088538F" w:rsidRPr="00AA6AD5" w:rsidRDefault="0088538F" w:rsidP="004E5C69">
      <w:pPr>
        <w:pStyle w:val="Body"/>
        <w:jc w:val="both"/>
        <w:rPr>
          <w:color w:val="auto"/>
          <w:rPrChange w:id="451" w:author="TheWork Villa" w:date="2025-10-11T12:26:00Z" w16du:dateUtc="2025-10-11T06:56:00Z">
            <w:rPr/>
          </w:rPrChange>
        </w:rPr>
      </w:pPr>
    </w:p>
    <w:p w14:paraId="3455B643" w14:textId="77777777" w:rsidR="00D40080" w:rsidRPr="00AA6AD5" w:rsidRDefault="00D40080" w:rsidP="004E5C69">
      <w:pPr>
        <w:pStyle w:val="Body"/>
        <w:jc w:val="both"/>
        <w:rPr>
          <w:b/>
          <w:bCs/>
          <w:color w:val="auto"/>
          <w:rPrChange w:id="452" w:author="TheWork Villa" w:date="2025-10-11T12:26:00Z" w16du:dateUtc="2025-10-11T06:56:00Z">
            <w:rPr>
              <w:b/>
              <w:bCs/>
            </w:rPr>
          </w:rPrChange>
        </w:rPr>
      </w:pPr>
    </w:p>
    <w:tbl>
      <w:tblPr>
        <w:tblW w:w="10410" w:type="dxa"/>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85"/>
        <w:gridCol w:w="2756"/>
        <w:gridCol w:w="3368"/>
        <w:gridCol w:w="2301"/>
      </w:tblGrid>
      <w:tr w:rsidR="00AA6AD5" w:rsidRPr="00AA6AD5" w14:paraId="485EE655" w14:textId="77777777" w:rsidTr="00112713">
        <w:trPr>
          <w:trHeight w:val="879"/>
        </w:trPr>
        <w:tc>
          <w:tcPr>
            <w:tcW w:w="1985" w:type="dxa"/>
          </w:tcPr>
          <w:p w14:paraId="573DF0DF" w14:textId="77777777" w:rsidR="0067756E" w:rsidRPr="00AA6AD5" w:rsidRDefault="0067756E" w:rsidP="004E5C69">
            <w:pPr>
              <w:pStyle w:val="TableParagraph"/>
              <w:spacing w:before="128"/>
              <w:ind w:left="127" w:right="230"/>
              <w:rPr>
                <w:rFonts w:ascii="Arial"/>
                <w:b/>
                <w:sz w:val="24"/>
              </w:rPr>
            </w:pPr>
            <w:r w:rsidRPr="00AA6AD5">
              <w:rPr>
                <w:rFonts w:ascii="Arial"/>
                <w:b/>
                <w:sz w:val="24"/>
              </w:rPr>
              <w:t>For</w:t>
            </w:r>
            <w:r w:rsidR="00B16F38" w:rsidRPr="00AA6AD5">
              <w:rPr>
                <w:rFonts w:ascii="Arial"/>
                <w:b/>
                <w:sz w:val="24"/>
              </w:rPr>
              <w:t xml:space="preserve"> </w:t>
            </w:r>
            <w:r w:rsidRPr="00AA6AD5">
              <w:rPr>
                <w:rFonts w:ascii="Arial"/>
                <w:b/>
                <w:sz w:val="24"/>
              </w:rPr>
              <w:t>Individual</w:t>
            </w:r>
          </w:p>
        </w:tc>
        <w:tc>
          <w:tcPr>
            <w:tcW w:w="2756" w:type="dxa"/>
          </w:tcPr>
          <w:p w14:paraId="7E4E6E41" w14:textId="77777777" w:rsidR="0067756E" w:rsidRPr="00AA6AD5" w:rsidRDefault="0067756E" w:rsidP="004E5C69">
            <w:pPr>
              <w:pStyle w:val="TableParagraph"/>
              <w:rPr>
                <w:rFonts w:ascii="Times New Roman"/>
                <w:b/>
                <w:sz w:val="25"/>
              </w:rPr>
            </w:pPr>
          </w:p>
          <w:p w14:paraId="21E8AC40" w14:textId="77777777" w:rsidR="0067756E" w:rsidRPr="00AA6AD5" w:rsidRDefault="0067756E" w:rsidP="004E5C69">
            <w:pPr>
              <w:pStyle w:val="TableParagraph"/>
              <w:ind w:left="127"/>
              <w:rPr>
                <w:rFonts w:ascii="Arial"/>
                <w:b/>
                <w:sz w:val="24"/>
              </w:rPr>
            </w:pPr>
            <w:r w:rsidRPr="00AA6AD5">
              <w:rPr>
                <w:rFonts w:ascii="Arial"/>
                <w:b/>
                <w:sz w:val="24"/>
              </w:rPr>
              <w:t>For Company</w:t>
            </w:r>
          </w:p>
        </w:tc>
        <w:tc>
          <w:tcPr>
            <w:tcW w:w="3368" w:type="dxa"/>
          </w:tcPr>
          <w:p w14:paraId="7624D7CE" w14:textId="77777777" w:rsidR="0067756E" w:rsidRPr="00AA6AD5" w:rsidRDefault="0067756E" w:rsidP="004E5C69">
            <w:pPr>
              <w:pStyle w:val="TableParagraph"/>
              <w:rPr>
                <w:rFonts w:ascii="Times New Roman"/>
                <w:b/>
                <w:sz w:val="25"/>
              </w:rPr>
            </w:pPr>
          </w:p>
          <w:p w14:paraId="7E7801C1" w14:textId="77777777" w:rsidR="0067756E" w:rsidRPr="00AA6AD5" w:rsidRDefault="0067756E" w:rsidP="004E5C69">
            <w:pPr>
              <w:pStyle w:val="TableParagraph"/>
              <w:ind w:left="127"/>
              <w:rPr>
                <w:rFonts w:ascii="Arial"/>
                <w:b/>
                <w:sz w:val="24"/>
              </w:rPr>
            </w:pPr>
            <w:r w:rsidRPr="00AA6AD5">
              <w:rPr>
                <w:rFonts w:ascii="Arial"/>
                <w:b/>
                <w:sz w:val="24"/>
              </w:rPr>
              <w:t>For Partnership</w:t>
            </w:r>
          </w:p>
        </w:tc>
        <w:tc>
          <w:tcPr>
            <w:tcW w:w="2301" w:type="dxa"/>
          </w:tcPr>
          <w:p w14:paraId="5CE83622" w14:textId="77777777" w:rsidR="0067756E" w:rsidRPr="00AA6AD5" w:rsidRDefault="0067756E" w:rsidP="004E5C69">
            <w:pPr>
              <w:pStyle w:val="TableParagraph"/>
              <w:rPr>
                <w:rFonts w:ascii="Times New Roman"/>
                <w:b/>
                <w:sz w:val="25"/>
              </w:rPr>
            </w:pPr>
          </w:p>
          <w:p w14:paraId="53719B47" w14:textId="77777777" w:rsidR="0067756E" w:rsidRPr="00AA6AD5" w:rsidRDefault="0067756E" w:rsidP="004E5C69">
            <w:pPr>
              <w:pStyle w:val="TableParagraph"/>
              <w:ind w:left="127"/>
              <w:rPr>
                <w:rFonts w:ascii="Arial"/>
                <w:b/>
                <w:sz w:val="24"/>
              </w:rPr>
            </w:pPr>
            <w:r w:rsidRPr="00AA6AD5">
              <w:rPr>
                <w:rFonts w:ascii="Arial"/>
                <w:b/>
                <w:sz w:val="24"/>
              </w:rPr>
              <w:t>For LLP</w:t>
            </w:r>
          </w:p>
        </w:tc>
      </w:tr>
      <w:tr w:rsidR="00AA6AD5" w:rsidRPr="00AA6AD5" w14:paraId="5BB4AB5E" w14:textId="77777777" w:rsidTr="00112713">
        <w:trPr>
          <w:trHeight w:val="959"/>
        </w:trPr>
        <w:tc>
          <w:tcPr>
            <w:tcW w:w="1985" w:type="dxa"/>
          </w:tcPr>
          <w:p w14:paraId="7BB72829" w14:textId="77777777" w:rsidR="0067756E" w:rsidRPr="00AA6AD5" w:rsidRDefault="0067756E" w:rsidP="004E5C69">
            <w:pPr>
              <w:pStyle w:val="TableParagraph"/>
              <w:rPr>
                <w:rFonts w:ascii="Times New Roman"/>
                <w:b/>
                <w:sz w:val="20"/>
              </w:rPr>
            </w:pPr>
          </w:p>
          <w:p w14:paraId="3C8CB291" w14:textId="77777777" w:rsidR="0067756E" w:rsidRPr="00AA6AD5" w:rsidRDefault="0067756E" w:rsidP="004E5C69">
            <w:pPr>
              <w:pStyle w:val="TableParagraph"/>
              <w:spacing w:before="136"/>
              <w:ind w:left="127"/>
              <w:rPr>
                <w:sz w:val="18"/>
              </w:rPr>
            </w:pPr>
            <w:r w:rsidRPr="00AA6AD5">
              <w:rPr>
                <w:sz w:val="18"/>
              </w:rPr>
              <w:t>Aadhar Card</w:t>
            </w:r>
          </w:p>
        </w:tc>
        <w:tc>
          <w:tcPr>
            <w:tcW w:w="2756" w:type="dxa"/>
          </w:tcPr>
          <w:p w14:paraId="7CAB404F" w14:textId="77777777" w:rsidR="0067756E" w:rsidRPr="00AA6AD5" w:rsidRDefault="0067756E" w:rsidP="004E5C69">
            <w:pPr>
              <w:pStyle w:val="TableParagraph"/>
              <w:rPr>
                <w:rFonts w:ascii="Times New Roman"/>
                <w:b/>
                <w:sz w:val="20"/>
              </w:rPr>
            </w:pPr>
          </w:p>
          <w:p w14:paraId="50CF1C85" w14:textId="77777777" w:rsidR="0067756E" w:rsidRPr="00AA6AD5" w:rsidRDefault="0067756E" w:rsidP="004E5C69">
            <w:pPr>
              <w:pStyle w:val="TableParagraph"/>
              <w:spacing w:before="136"/>
              <w:ind w:left="127"/>
              <w:rPr>
                <w:sz w:val="18"/>
              </w:rPr>
            </w:pPr>
            <w:r w:rsidRPr="00AA6AD5">
              <w:rPr>
                <w:sz w:val="18"/>
              </w:rPr>
              <w:t>PAN Card for Company</w:t>
            </w:r>
          </w:p>
        </w:tc>
        <w:tc>
          <w:tcPr>
            <w:tcW w:w="3368" w:type="dxa"/>
          </w:tcPr>
          <w:p w14:paraId="3486040B" w14:textId="77777777" w:rsidR="0067756E" w:rsidRPr="00AA6AD5" w:rsidRDefault="0067756E" w:rsidP="004E5C69">
            <w:pPr>
              <w:pStyle w:val="TableParagraph"/>
              <w:spacing w:before="4"/>
              <w:rPr>
                <w:rFonts w:ascii="Times New Roman"/>
                <w:b/>
                <w:sz w:val="21"/>
              </w:rPr>
            </w:pPr>
          </w:p>
          <w:p w14:paraId="1455D8CA" w14:textId="77777777" w:rsidR="0067756E" w:rsidRPr="00AA6AD5" w:rsidRDefault="0067756E" w:rsidP="004E5C69">
            <w:pPr>
              <w:pStyle w:val="TableParagraph"/>
              <w:ind w:left="127" w:right="310"/>
              <w:rPr>
                <w:sz w:val="18"/>
              </w:rPr>
            </w:pPr>
            <w:r w:rsidRPr="00AA6AD5">
              <w:rPr>
                <w:sz w:val="18"/>
              </w:rPr>
              <w:t>Partnership Agreement/registration</w:t>
            </w:r>
            <w:r w:rsidR="00B16F38" w:rsidRPr="00AA6AD5">
              <w:rPr>
                <w:sz w:val="18"/>
              </w:rPr>
              <w:t xml:space="preserve"> </w:t>
            </w:r>
            <w:r w:rsidRPr="00AA6AD5">
              <w:rPr>
                <w:sz w:val="18"/>
              </w:rPr>
              <w:t>certificate</w:t>
            </w:r>
            <w:r w:rsidR="00B16F38" w:rsidRPr="00AA6AD5">
              <w:rPr>
                <w:sz w:val="18"/>
              </w:rPr>
              <w:t xml:space="preserve"> </w:t>
            </w:r>
            <w:r w:rsidRPr="00AA6AD5">
              <w:rPr>
                <w:sz w:val="18"/>
              </w:rPr>
              <w:t>if</w:t>
            </w:r>
            <w:r w:rsidR="00B16F38" w:rsidRPr="00AA6AD5">
              <w:rPr>
                <w:sz w:val="18"/>
              </w:rPr>
              <w:t xml:space="preserve"> </w:t>
            </w:r>
            <w:r w:rsidRPr="00AA6AD5">
              <w:rPr>
                <w:sz w:val="18"/>
              </w:rPr>
              <w:t>Partnership</w:t>
            </w:r>
            <w:r w:rsidR="00B16F38" w:rsidRPr="00AA6AD5">
              <w:rPr>
                <w:sz w:val="18"/>
              </w:rPr>
              <w:t xml:space="preserve"> </w:t>
            </w:r>
            <w:r w:rsidRPr="00AA6AD5">
              <w:rPr>
                <w:sz w:val="18"/>
              </w:rPr>
              <w:t>is</w:t>
            </w:r>
            <w:r w:rsidR="00B16F38" w:rsidRPr="00AA6AD5">
              <w:rPr>
                <w:sz w:val="18"/>
              </w:rPr>
              <w:t xml:space="preserve"> </w:t>
            </w:r>
            <w:r w:rsidRPr="00AA6AD5">
              <w:rPr>
                <w:sz w:val="18"/>
              </w:rPr>
              <w:t>registered</w:t>
            </w:r>
          </w:p>
        </w:tc>
        <w:tc>
          <w:tcPr>
            <w:tcW w:w="2301" w:type="dxa"/>
          </w:tcPr>
          <w:p w14:paraId="3C6A791A" w14:textId="77777777" w:rsidR="0067756E" w:rsidRPr="00AA6AD5" w:rsidRDefault="0067756E" w:rsidP="004E5C69">
            <w:pPr>
              <w:pStyle w:val="TableParagraph"/>
              <w:spacing w:before="126"/>
              <w:ind w:left="127" w:right="288"/>
              <w:rPr>
                <w:sz w:val="18"/>
              </w:rPr>
            </w:pPr>
            <w:r w:rsidRPr="00AA6AD5">
              <w:rPr>
                <w:sz w:val="18"/>
              </w:rPr>
              <w:t>LLP Agreement/registration certificate if</w:t>
            </w:r>
            <w:r w:rsidR="00B16F38" w:rsidRPr="00AA6AD5">
              <w:rPr>
                <w:sz w:val="18"/>
              </w:rPr>
              <w:t xml:space="preserve"> </w:t>
            </w:r>
            <w:r w:rsidRPr="00AA6AD5">
              <w:rPr>
                <w:sz w:val="18"/>
              </w:rPr>
              <w:t>LLP is registered</w:t>
            </w:r>
          </w:p>
        </w:tc>
      </w:tr>
      <w:tr w:rsidR="00AA6AD5" w:rsidRPr="00AA6AD5" w14:paraId="4AA0C3C3" w14:textId="77777777" w:rsidTr="00112713">
        <w:trPr>
          <w:trHeight w:val="719"/>
        </w:trPr>
        <w:tc>
          <w:tcPr>
            <w:tcW w:w="1985" w:type="dxa"/>
          </w:tcPr>
          <w:p w14:paraId="3D1F1595" w14:textId="77777777" w:rsidR="0067756E" w:rsidRPr="00AA6AD5" w:rsidRDefault="0067756E" w:rsidP="004E5C69">
            <w:pPr>
              <w:pStyle w:val="TableParagraph"/>
              <w:spacing w:before="4"/>
              <w:rPr>
                <w:rFonts w:ascii="Times New Roman"/>
                <w:b/>
                <w:sz w:val="21"/>
              </w:rPr>
            </w:pPr>
          </w:p>
          <w:p w14:paraId="6C8BC633" w14:textId="77777777" w:rsidR="0067756E" w:rsidRPr="00AA6AD5" w:rsidRDefault="0067756E" w:rsidP="004E5C69">
            <w:pPr>
              <w:pStyle w:val="TableParagraph"/>
              <w:ind w:left="127"/>
              <w:rPr>
                <w:sz w:val="18"/>
              </w:rPr>
            </w:pPr>
            <w:r w:rsidRPr="00AA6AD5">
              <w:rPr>
                <w:sz w:val="18"/>
              </w:rPr>
              <w:t>PAN Card</w:t>
            </w:r>
          </w:p>
        </w:tc>
        <w:tc>
          <w:tcPr>
            <w:tcW w:w="2756" w:type="dxa"/>
          </w:tcPr>
          <w:p w14:paraId="493F80E6" w14:textId="77777777" w:rsidR="0067756E" w:rsidRPr="00AA6AD5" w:rsidRDefault="0067756E" w:rsidP="004E5C69">
            <w:pPr>
              <w:pStyle w:val="TableParagraph"/>
              <w:spacing w:before="4"/>
              <w:rPr>
                <w:rFonts w:ascii="Times New Roman"/>
                <w:b/>
                <w:sz w:val="21"/>
              </w:rPr>
            </w:pPr>
          </w:p>
          <w:p w14:paraId="2440C076" w14:textId="77777777" w:rsidR="0067756E" w:rsidRPr="00AA6AD5" w:rsidRDefault="0067756E" w:rsidP="004E5C69">
            <w:pPr>
              <w:pStyle w:val="TableParagraph"/>
              <w:ind w:left="127"/>
              <w:rPr>
                <w:sz w:val="18"/>
              </w:rPr>
            </w:pPr>
            <w:r w:rsidRPr="00AA6AD5">
              <w:rPr>
                <w:sz w:val="18"/>
              </w:rPr>
              <w:t>Certificate of Incorporation</w:t>
            </w:r>
          </w:p>
        </w:tc>
        <w:tc>
          <w:tcPr>
            <w:tcW w:w="3368" w:type="dxa"/>
          </w:tcPr>
          <w:p w14:paraId="63243E97" w14:textId="77777777" w:rsidR="0067756E" w:rsidRPr="00AA6AD5" w:rsidRDefault="0067756E" w:rsidP="004E5C69">
            <w:pPr>
              <w:pStyle w:val="TableParagraph"/>
              <w:spacing w:before="126"/>
              <w:ind w:left="127" w:right="199"/>
              <w:rPr>
                <w:sz w:val="18"/>
              </w:rPr>
            </w:pPr>
            <w:r w:rsidRPr="00AA6AD5">
              <w:rPr>
                <w:sz w:val="18"/>
              </w:rPr>
              <w:t>Authority letter in favour of the person</w:t>
            </w:r>
            <w:r w:rsidR="00B16F38" w:rsidRPr="00AA6AD5">
              <w:rPr>
                <w:sz w:val="18"/>
              </w:rPr>
              <w:t xml:space="preserve"> </w:t>
            </w:r>
            <w:r w:rsidRPr="00AA6AD5">
              <w:rPr>
                <w:sz w:val="18"/>
              </w:rPr>
              <w:t>executing</w:t>
            </w:r>
            <w:r w:rsidR="00B16F38" w:rsidRPr="00AA6AD5">
              <w:rPr>
                <w:sz w:val="18"/>
              </w:rPr>
              <w:t xml:space="preserve"> </w:t>
            </w:r>
            <w:r w:rsidRPr="00AA6AD5">
              <w:rPr>
                <w:sz w:val="18"/>
              </w:rPr>
              <w:t>the</w:t>
            </w:r>
            <w:r w:rsidR="00B16F38" w:rsidRPr="00AA6AD5">
              <w:rPr>
                <w:sz w:val="18"/>
              </w:rPr>
              <w:t xml:space="preserve"> </w:t>
            </w:r>
            <w:r w:rsidRPr="00AA6AD5">
              <w:rPr>
                <w:sz w:val="18"/>
              </w:rPr>
              <w:t>membership</w:t>
            </w:r>
            <w:r w:rsidR="00B16F38" w:rsidRPr="00AA6AD5">
              <w:rPr>
                <w:sz w:val="18"/>
              </w:rPr>
              <w:t xml:space="preserve"> </w:t>
            </w:r>
            <w:r w:rsidRPr="00AA6AD5">
              <w:rPr>
                <w:sz w:val="18"/>
              </w:rPr>
              <w:t>agreement</w:t>
            </w:r>
          </w:p>
        </w:tc>
        <w:tc>
          <w:tcPr>
            <w:tcW w:w="2301" w:type="dxa"/>
          </w:tcPr>
          <w:p w14:paraId="00820AE4" w14:textId="77777777" w:rsidR="0067756E" w:rsidRPr="00AA6AD5" w:rsidRDefault="0067756E" w:rsidP="004E5C69">
            <w:pPr>
              <w:pStyle w:val="TableParagraph"/>
              <w:spacing w:before="4"/>
              <w:rPr>
                <w:rFonts w:ascii="Times New Roman"/>
                <w:b/>
                <w:sz w:val="21"/>
              </w:rPr>
            </w:pPr>
          </w:p>
          <w:p w14:paraId="17E86CC0" w14:textId="77777777" w:rsidR="0067756E" w:rsidRPr="00AA6AD5" w:rsidRDefault="0067756E" w:rsidP="004E5C69">
            <w:pPr>
              <w:pStyle w:val="TableParagraph"/>
              <w:ind w:left="127"/>
              <w:rPr>
                <w:sz w:val="18"/>
              </w:rPr>
            </w:pPr>
            <w:r w:rsidRPr="00AA6AD5">
              <w:rPr>
                <w:sz w:val="18"/>
              </w:rPr>
              <w:t>LLP PAN Card</w:t>
            </w:r>
          </w:p>
        </w:tc>
      </w:tr>
      <w:tr w:rsidR="00AA6AD5" w:rsidRPr="00AA6AD5" w14:paraId="05F762C8" w14:textId="77777777" w:rsidTr="00112713">
        <w:trPr>
          <w:trHeight w:val="959"/>
        </w:trPr>
        <w:tc>
          <w:tcPr>
            <w:tcW w:w="1985" w:type="dxa"/>
          </w:tcPr>
          <w:p w14:paraId="1482F628" w14:textId="77777777" w:rsidR="0067756E" w:rsidRPr="00AA6AD5" w:rsidRDefault="0067756E" w:rsidP="004E5C69">
            <w:pPr>
              <w:pStyle w:val="TableParagraph"/>
              <w:spacing w:before="4"/>
              <w:rPr>
                <w:rFonts w:ascii="Times New Roman"/>
                <w:b/>
                <w:sz w:val="21"/>
              </w:rPr>
            </w:pPr>
          </w:p>
          <w:p w14:paraId="7F2A244F" w14:textId="77777777" w:rsidR="0067756E" w:rsidRPr="00AA6AD5" w:rsidRDefault="0067756E" w:rsidP="004E5C69">
            <w:pPr>
              <w:pStyle w:val="TableParagraph"/>
              <w:ind w:left="127" w:right="550"/>
              <w:rPr>
                <w:sz w:val="18"/>
              </w:rPr>
            </w:pPr>
            <w:r w:rsidRPr="00AA6AD5">
              <w:rPr>
                <w:sz w:val="18"/>
              </w:rPr>
              <w:t>Cancelled</w:t>
            </w:r>
            <w:r w:rsidR="00B16F38" w:rsidRPr="00AA6AD5">
              <w:rPr>
                <w:sz w:val="18"/>
              </w:rPr>
              <w:t xml:space="preserve"> </w:t>
            </w:r>
            <w:r w:rsidRPr="00AA6AD5">
              <w:rPr>
                <w:sz w:val="18"/>
              </w:rPr>
              <w:t>cheque</w:t>
            </w:r>
          </w:p>
        </w:tc>
        <w:tc>
          <w:tcPr>
            <w:tcW w:w="2756" w:type="dxa"/>
          </w:tcPr>
          <w:p w14:paraId="0EBFEB5B" w14:textId="77777777" w:rsidR="0067756E" w:rsidRPr="00AA6AD5" w:rsidRDefault="0067756E" w:rsidP="004E5C69">
            <w:pPr>
              <w:pStyle w:val="TableParagraph"/>
              <w:spacing w:before="126"/>
              <w:ind w:left="127" w:right="329"/>
              <w:rPr>
                <w:sz w:val="18"/>
              </w:rPr>
            </w:pPr>
            <w:r w:rsidRPr="00AA6AD5">
              <w:rPr>
                <w:sz w:val="18"/>
              </w:rPr>
              <w:t>Board Resolution in favour of the</w:t>
            </w:r>
            <w:r w:rsidR="00B16F38" w:rsidRPr="00AA6AD5">
              <w:rPr>
                <w:sz w:val="18"/>
              </w:rPr>
              <w:t xml:space="preserve"> </w:t>
            </w:r>
            <w:r w:rsidRPr="00AA6AD5">
              <w:rPr>
                <w:sz w:val="18"/>
              </w:rPr>
              <w:t>authorized Signatory executing the</w:t>
            </w:r>
            <w:r w:rsidR="00B16F38" w:rsidRPr="00AA6AD5">
              <w:rPr>
                <w:sz w:val="18"/>
              </w:rPr>
              <w:t xml:space="preserve"> </w:t>
            </w:r>
            <w:r w:rsidRPr="00AA6AD5">
              <w:rPr>
                <w:sz w:val="18"/>
              </w:rPr>
              <w:t>membership agreement</w:t>
            </w:r>
          </w:p>
        </w:tc>
        <w:tc>
          <w:tcPr>
            <w:tcW w:w="3368" w:type="dxa"/>
          </w:tcPr>
          <w:p w14:paraId="73B4B0E3" w14:textId="77777777" w:rsidR="0067756E" w:rsidRPr="00AA6AD5" w:rsidRDefault="0067756E" w:rsidP="004E5C69">
            <w:pPr>
              <w:pStyle w:val="TableParagraph"/>
              <w:rPr>
                <w:rFonts w:ascii="Times New Roman"/>
                <w:b/>
                <w:sz w:val="20"/>
              </w:rPr>
            </w:pPr>
          </w:p>
          <w:p w14:paraId="75F2E275" w14:textId="77777777" w:rsidR="0067756E" w:rsidRPr="00AA6AD5" w:rsidRDefault="0067756E" w:rsidP="004E5C69">
            <w:pPr>
              <w:pStyle w:val="TableParagraph"/>
              <w:spacing w:before="136"/>
              <w:ind w:left="127"/>
              <w:rPr>
                <w:sz w:val="18"/>
              </w:rPr>
            </w:pPr>
            <w:r w:rsidRPr="00AA6AD5">
              <w:rPr>
                <w:sz w:val="18"/>
              </w:rPr>
              <w:t>KYC (Pan Card &amp;</w:t>
            </w:r>
            <w:r w:rsidR="00A20DB7" w:rsidRPr="00AA6AD5">
              <w:rPr>
                <w:sz w:val="18"/>
              </w:rPr>
              <w:t xml:space="preserve"> </w:t>
            </w:r>
            <w:r w:rsidRPr="00AA6AD5">
              <w:rPr>
                <w:sz w:val="18"/>
              </w:rPr>
              <w:t>Aadhar card) of all the partners</w:t>
            </w:r>
          </w:p>
        </w:tc>
        <w:tc>
          <w:tcPr>
            <w:tcW w:w="2301" w:type="dxa"/>
          </w:tcPr>
          <w:p w14:paraId="01E69539" w14:textId="77777777" w:rsidR="0067756E" w:rsidRPr="00AA6AD5" w:rsidRDefault="0067756E" w:rsidP="004E5C69">
            <w:pPr>
              <w:pStyle w:val="TableParagraph"/>
              <w:spacing w:before="136"/>
              <w:ind w:left="127"/>
              <w:rPr>
                <w:sz w:val="18"/>
              </w:rPr>
            </w:pPr>
            <w:r w:rsidRPr="00AA6AD5">
              <w:rPr>
                <w:sz w:val="18"/>
              </w:rPr>
              <w:t>KYC (Pan Card &amp;</w:t>
            </w:r>
            <w:r w:rsidR="00B16F38" w:rsidRPr="00AA6AD5">
              <w:rPr>
                <w:sz w:val="18"/>
              </w:rPr>
              <w:t xml:space="preserve"> </w:t>
            </w:r>
            <w:r w:rsidRPr="00AA6AD5">
              <w:rPr>
                <w:sz w:val="18"/>
              </w:rPr>
              <w:t>Aadhar card) of all the partners</w:t>
            </w:r>
          </w:p>
        </w:tc>
      </w:tr>
      <w:tr w:rsidR="00AA6AD5" w:rsidRPr="00AA6AD5" w14:paraId="20D56367" w14:textId="77777777" w:rsidTr="00112713">
        <w:trPr>
          <w:trHeight w:val="479"/>
        </w:trPr>
        <w:tc>
          <w:tcPr>
            <w:tcW w:w="1985" w:type="dxa"/>
          </w:tcPr>
          <w:p w14:paraId="7E95598A" w14:textId="77777777" w:rsidR="000D47CE" w:rsidRPr="00AA6AD5" w:rsidRDefault="000D47CE" w:rsidP="004E5C69">
            <w:pPr>
              <w:pStyle w:val="TableParagraph"/>
              <w:jc w:val="center"/>
              <w:rPr>
                <w:sz w:val="18"/>
              </w:rPr>
            </w:pPr>
          </w:p>
          <w:p w14:paraId="4298ED86" w14:textId="77777777" w:rsidR="0067756E" w:rsidRPr="00AA6AD5" w:rsidRDefault="000D47CE" w:rsidP="004E5C69">
            <w:pPr>
              <w:pStyle w:val="TableParagraph"/>
              <w:jc w:val="center"/>
              <w:rPr>
                <w:rFonts w:ascii="Times New Roman"/>
                <w:sz w:val="18"/>
              </w:rPr>
            </w:pPr>
            <w:r w:rsidRPr="00AA6AD5">
              <w:rPr>
                <w:sz w:val="18"/>
              </w:rPr>
              <w:t>GST Certificate</w:t>
            </w:r>
          </w:p>
        </w:tc>
        <w:tc>
          <w:tcPr>
            <w:tcW w:w="2756" w:type="dxa"/>
          </w:tcPr>
          <w:p w14:paraId="7FDCF5AF" w14:textId="77777777" w:rsidR="0067756E" w:rsidRPr="00AA6AD5" w:rsidRDefault="0067756E" w:rsidP="004E5C69">
            <w:pPr>
              <w:pStyle w:val="TableParagraph"/>
              <w:spacing w:before="126"/>
              <w:ind w:left="127"/>
              <w:rPr>
                <w:sz w:val="18"/>
              </w:rPr>
            </w:pPr>
            <w:r w:rsidRPr="00AA6AD5">
              <w:rPr>
                <w:sz w:val="18"/>
              </w:rPr>
              <w:t>MOA &amp; AOA</w:t>
            </w:r>
          </w:p>
        </w:tc>
        <w:tc>
          <w:tcPr>
            <w:tcW w:w="3368" w:type="dxa"/>
          </w:tcPr>
          <w:p w14:paraId="5ACA29C4" w14:textId="77777777" w:rsidR="0067756E" w:rsidRPr="00AA6AD5" w:rsidRDefault="0067756E" w:rsidP="004E5C69">
            <w:pPr>
              <w:pStyle w:val="TableParagraph"/>
              <w:rPr>
                <w:sz w:val="18"/>
              </w:rPr>
            </w:pPr>
          </w:p>
          <w:p w14:paraId="18B13353" w14:textId="77777777" w:rsidR="0067756E" w:rsidRPr="00AA6AD5" w:rsidRDefault="0067756E" w:rsidP="004E5C69">
            <w:pPr>
              <w:pStyle w:val="TableParagraph"/>
              <w:rPr>
                <w:sz w:val="18"/>
              </w:rPr>
            </w:pPr>
            <w:r w:rsidRPr="00AA6AD5">
              <w:rPr>
                <w:sz w:val="18"/>
              </w:rPr>
              <w:t xml:space="preserve">  Cancelled cheque</w:t>
            </w:r>
          </w:p>
        </w:tc>
        <w:tc>
          <w:tcPr>
            <w:tcW w:w="2301" w:type="dxa"/>
          </w:tcPr>
          <w:p w14:paraId="610AB8F0" w14:textId="77777777" w:rsidR="0067756E" w:rsidRPr="00AA6AD5" w:rsidRDefault="0067756E" w:rsidP="004E5C69">
            <w:pPr>
              <w:pStyle w:val="TableParagraph"/>
              <w:rPr>
                <w:rFonts w:ascii="Times New Roman"/>
                <w:b/>
                <w:sz w:val="20"/>
              </w:rPr>
            </w:pPr>
          </w:p>
          <w:p w14:paraId="7365BB75" w14:textId="77777777" w:rsidR="0067756E" w:rsidRPr="00AA6AD5" w:rsidRDefault="0067756E" w:rsidP="004E5C69">
            <w:pPr>
              <w:pStyle w:val="TableParagraph"/>
              <w:rPr>
                <w:rFonts w:ascii="Times New Roman"/>
                <w:b/>
                <w:sz w:val="20"/>
              </w:rPr>
            </w:pPr>
            <w:r w:rsidRPr="00AA6AD5">
              <w:rPr>
                <w:sz w:val="18"/>
              </w:rPr>
              <w:t xml:space="preserve">  Cancelled cheque</w:t>
            </w:r>
          </w:p>
        </w:tc>
      </w:tr>
      <w:tr w:rsidR="00AA6AD5" w:rsidRPr="00AA6AD5" w14:paraId="4D4BCC18" w14:textId="77777777" w:rsidTr="00112713">
        <w:trPr>
          <w:trHeight w:val="479"/>
        </w:trPr>
        <w:tc>
          <w:tcPr>
            <w:tcW w:w="1985" w:type="dxa"/>
          </w:tcPr>
          <w:p w14:paraId="35532F79" w14:textId="77777777" w:rsidR="0067756E" w:rsidRPr="00AA6AD5" w:rsidRDefault="0067756E" w:rsidP="004E5C69">
            <w:pPr>
              <w:pStyle w:val="TableParagraph"/>
              <w:rPr>
                <w:rFonts w:ascii="Times New Roman"/>
                <w:sz w:val="18"/>
              </w:rPr>
            </w:pPr>
          </w:p>
        </w:tc>
        <w:tc>
          <w:tcPr>
            <w:tcW w:w="2756" w:type="dxa"/>
          </w:tcPr>
          <w:p w14:paraId="5351129E" w14:textId="77777777" w:rsidR="0067756E" w:rsidRPr="00AA6AD5" w:rsidRDefault="0067756E" w:rsidP="004E5C69">
            <w:pPr>
              <w:pStyle w:val="TableParagraph"/>
              <w:spacing w:before="126"/>
              <w:ind w:left="127"/>
              <w:rPr>
                <w:sz w:val="18"/>
              </w:rPr>
            </w:pPr>
            <w:r w:rsidRPr="00AA6AD5">
              <w:rPr>
                <w:sz w:val="18"/>
              </w:rPr>
              <w:t>KYC (Pan Card &amp;</w:t>
            </w:r>
            <w:r w:rsidR="00A20DB7" w:rsidRPr="00AA6AD5">
              <w:rPr>
                <w:sz w:val="18"/>
              </w:rPr>
              <w:t xml:space="preserve"> </w:t>
            </w:r>
            <w:r w:rsidRPr="00AA6AD5">
              <w:rPr>
                <w:sz w:val="18"/>
              </w:rPr>
              <w:t>Aadhar card) of all the Directors</w:t>
            </w:r>
          </w:p>
        </w:tc>
        <w:tc>
          <w:tcPr>
            <w:tcW w:w="3368" w:type="dxa"/>
          </w:tcPr>
          <w:p w14:paraId="6844132F" w14:textId="77777777" w:rsidR="000D47CE" w:rsidRPr="00AA6AD5" w:rsidRDefault="000D47CE" w:rsidP="004E5C69">
            <w:pPr>
              <w:pStyle w:val="TableParagraph"/>
              <w:rPr>
                <w:sz w:val="18"/>
              </w:rPr>
            </w:pPr>
          </w:p>
          <w:p w14:paraId="16A0DF79" w14:textId="77777777" w:rsidR="0067756E" w:rsidRPr="00AA6AD5" w:rsidRDefault="000D47CE" w:rsidP="004E5C69">
            <w:pPr>
              <w:pStyle w:val="TableParagraph"/>
              <w:rPr>
                <w:rFonts w:ascii="Times New Roman"/>
                <w:sz w:val="18"/>
              </w:rPr>
            </w:pPr>
            <w:r w:rsidRPr="00AA6AD5">
              <w:rPr>
                <w:sz w:val="18"/>
              </w:rPr>
              <w:t xml:space="preserve">      GST Certificate </w:t>
            </w:r>
          </w:p>
        </w:tc>
        <w:tc>
          <w:tcPr>
            <w:tcW w:w="2301" w:type="dxa"/>
          </w:tcPr>
          <w:p w14:paraId="34A9DFED" w14:textId="77777777" w:rsidR="000D47CE" w:rsidRPr="00AA6AD5" w:rsidRDefault="000D47CE" w:rsidP="004E5C69">
            <w:pPr>
              <w:pStyle w:val="TableParagraph"/>
              <w:rPr>
                <w:sz w:val="18"/>
              </w:rPr>
            </w:pPr>
          </w:p>
          <w:p w14:paraId="74005F10" w14:textId="77777777" w:rsidR="0067756E" w:rsidRPr="00AA6AD5" w:rsidRDefault="000D47CE" w:rsidP="004E5C69">
            <w:pPr>
              <w:pStyle w:val="TableParagraph"/>
              <w:rPr>
                <w:rFonts w:ascii="Times New Roman"/>
                <w:sz w:val="18"/>
              </w:rPr>
            </w:pPr>
            <w:r w:rsidRPr="00AA6AD5">
              <w:rPr>
                <w:sz w:val="18"/>
              </w:rPr>
              <w:t>GST Certificate</w:t>
            </w:r>
          </w:p>
        </w:tc>
      </w:tr>
      <w:tr w:rsidR="00AA6AD5" w:rsidRPr="00AA6AD5" w14:paraId="6CE99330" w14:textId="77777777" w:rsidTr="00112713">
        <w:trPr>
          <w:trHeight w:val="479"/>
        </w:trPr>
        <w:tc>
          <w:tcPr>
            <w:tcW w:w="1985" w:type="dxa"/>
          </w:tcPr>
          <w:p w14:paraId="6FE1821E" w14:textId="77777777" w:rsidR="0067756E" w:rsidRPr="00AA6AD5" w:rsidRDefault="0067756E" w:rsidP="004E5C69">
            <w:pPr>
              <w:pStyle w:val="TableParagraph"/>
              <w:rPr>
                <w:rFonts w:ascii="Times New Roman"/>
                <w:sz w:val="18"/>
              </w:rPr>
            </w:pPr>
          </w:p>
        </w:tc>
        <w:tc>
          <w:tcPr>
            <w:tcW w:w="2756" w:type="dxa"/>
          </w:tcPr>
          <w:p w14:paraId="3949AB17" w14:textId="77777777" w:rsidR="0067756E" w:rsidRPr="00AA6AD5" w:rsidRDefault="0067756E" w:rsidP="004E5C69">
            <w:pPr>
              <w:pStyle w:val="TableParagraph"/>
              <w:spacing w:before="126"/>
              <w:ind w:left="127"/>
              <w:rPr>
                <w:sz w:val="18"/>
              </w:rPr>
            </w:pPr>
            <w:r w:rsidRPr="00AA6AD5">
              <w:rPr>
                <w:sz w:val="18"/>
              </w:rPr>
              <w:t>Cancelled cheque</w:t>
            </w:r>
          </w:p>
        </w:tc>
        <w:tc>
          <w:tcPr>
            <w:tcW w:w="3368" w:type="dxa"/>
          </w:tcPr>
          <w:p w14:paraId="5A35644D" w14:textId="77777777" w:rsidR="0067756E" w:rsidRPr="00AA6AD5" w:rsidRDefault="0067756E" w:rsidP="004E5C69">
            <w:pPr>
              <w:pStyle w:val="TableParagraph"/>
              <w:rPr>
                <w:rFonts w:ascii="Times New Roman"/>
                <w:sz w:val="18"/>
              </w:rPr>
            </w:pPr>
          </w:p>
        </w:tc>
        <w:tc>
          <w:tcPr>
            <w:tcW w:w="2301" w:type="dxa"/>
          </w:tcPr>
          <w:p w14:paraId="4D55BABC" w14:textId="77777777" w:rsidR="0067756E" w:rsidRPr="00AA6AD5" w:rsidRDefault="0067756E" w:rsidP="004E5C69">
            <w:pPr>
              <w:pStyle w:val="TableParagraph"/>
              <w:rPr>
                <w:rFonts w:ascii="Times New Roman"/>
                <w:sz w:val="18"/>
              </w:rPr>
            </w:pPr>
          </w:p>
        </w:tc>
      </w:tr>
      <w:tr w:rsidR="00AA6AD5" w:rsidRPr="00AA6AD5" w14:paraId="5DC44195" w14:textId="77777777" w:rsidTr="00112713">
        <w:trPr>
          <w:trHeight w:val="479"/>
        </w:trPr>
        <w:tc>
          <w:tcPr>
            <w:tcW w:w="1985" w:type="dxa"/>
          </w:tcPr>
          <w:p w14:paraId="57C090EC" w14:textId="77777777" w:rsidR="000D47CE" w:rsidRPr="00AA6AD5" w:rsidRDefault="000D47CE" w:rsidP="004E5C69">
            <w:pPr>
              <w:pStyle w:val="TableParagraph"/>
              <w:rPr>
                <w:rFonts w:ascii="Times New Roman"/>
                <w:sz w:val="18"/>
              </w:rPr>
            </w:pPr>
          </w:p>
        </w:tc>
        <w:tc>
          <w:tcPr>
            <w:tcW w:w="2756" w:type="dxa"/>
          </w:tcPr>
          <w:p w14:paraId="11848A93" w14:textId="77777777" w:rsidR="000D47CE" w:rsidRPr="00AA6AD5" w:rsidRDefault="000D47CE" w:rsidP="004E5C69">
            <w:pPr>
              <w:pStyle w:val="TableParagraph"/>
              <w:spacing w:before="126"/>
              <w:ind w:left="127"/>
              <w:rPr>
                <w:sz w:val="18"/>
              </w:rPr>
            </w:pPr>
            <w:r w:rsidRPr="00AA6AD5">
              <w:rPr>
                <w:sz w:val="18"/>
              </w:rPr>
              <w:t>GST Certificate</w:t>
            </w:r>
          </w:p>
        </w:tc>
        <w:tc>
          <w:tcPr>
            <w:tcW w:w="3368" w:type="dxa"/>
          </w:tcPr>
          <w:p w14:paraId="24C4DEE7" w14:textId="77777777" w:rsidR="000D47CE" w:rsidRPr="00AA6AD5" w:rsidRDefault="000D47CE" w:rsidP="004E5C69">
            <w:pPr>
              <w:pStyle w:val="TableParagraph"/>
              <w:rPr>
                <w:rFonts w:ascii="Times New Roman"/>
                <w:sz w:val="18"/>
              </w:rPr>
            </w:pPr>
          </w:p>
        </w:tc>
        <w:tc>
          <w:tcPr>
            <w:tcW w:w="2301" w:type="dxa"/>
          </w:tcPr>
          <w:p w14:paraId="2FA811EB" w14:textId="77777777" w:rsidR="000D47CE" w:rsidRPr="00AA6AD5" w:rsidRDefault="000D47CE" w:rsidP="004E5C69">
            <w:pPr>
              <w:pStyle w:val="TableParagraph"/>
              <w:rPr>
                <w:rFonts w:ascii="Times New Roman"/>
                <w:sz w:val="18"/>
              </w:rPr>
            </w:pPr>
          </w:p>
        </w:tc>
      </w:tr>
    </w:tbl>
    <w:p w14:paraId="4D14C978" w14:textId="77777777" w:rsidR="00D40080" w:rsidRPr="00AA6AD5" w:rsidRDefault="00D40080" w:rsidP="004E5C69">
      <w:pPr>
        <w:pStyle w:val="Body"/>
        <w:jc w:val="both"/>
        <w:rPr>
          <w:b/>
          <w:bCs/>
          <w:color w:val="auto"/>
          <w:rPrChange w:id="453" w:author="TheWork Villa" w:date="2025-10-11T12:26:00Z" w16du:dateUtc="2025-10-11T06:56:00Z">
            <w:rPr>
              <w:b/>
              <w:bCs/>
            </w:rPr>
          </w:rPrChange>
        </w:rPr>
      </w:pPr>
    </w:p>
    <w:p w14:paraId="3181E05A" w14:textId="77777777" w:rsidR="00D40080" w:rsidRPr="00AA6AD5" w:rsidRDefault="00D40080" w:rsidP="004E5C69">
      <w:pPr>
        <w:pStyle w:val="Body"/>
        <w:jc w:val="both"/>
        <w:rPr>
          <w:b/>
          <w:bCs/>
          <w:color w:val="auto"/>
          <w:rPrChange w:id="454" w:author="TheWork Villa" w:date="2025-10-11T12:26:00Z" w16du:dateUtc="2025-10-11T06:56:00Z">
            <w:rPr>
              <w:b/>
              <w:bCs/>
            </w:rPr>
          </w:rPrChange>
        </w:rPr>
      </w:pPr>
    </w:p>
    <w:p w14:paraId="5E88BBC7" w14:textId="77777777" w:rsidR="00D40080" w:rsidRPr="00AA6AD5" w:rsidRDefault="00D40080" w:rsidP="004E5C69">
      <w:pPr>
        <w:pStyle w:val="Body"/>
        <w:jc w:val="both"/>
        <w:rPr>
          <w:b/>
          <w:bCs/>
          <w:color w:val="auto"/>
          <w:rPrChange w:id="455" w:author="TheWork Villa" w:date="2025-10-11T12:26:00Z" w16du:dateUtc="2025-10-11T06:56:00Z">
            <w:rPr>
              <w:b/>
              <w:bCs/>
            </w:rPr>
          </w:rPrChange>
        </w:rPr>
      </w:pPr>
    </w:p>
    <w:p w14:paraId="3E98AE64" w14:textId="77777777" w:rsidR="00D40080" w:rsidRPr="00AA6AD5" w:rsidRDefault="0064591B" w:rsidP="004E5C69">
      <w:pPr>
        <w:pStyle w:val="Body"/>
        <w:jc w:val="both"/>
        <w:rPr>
          <w:color w:val="auto"/>
          <w:rPrChange w:id="456" w:author="TheWork Villa" w:date="2025-10-11T12:26:00Z" w16du:dateUtc="2025-10-11T06:56:00Z">
            <w:rPr/>
          </w:rPrChange>
        </w:rPr>
      </w:pPr>
      <w:r w:rsidRPr="00AA6AD5">
        <w:rPr>
          <w:b/>
          <w:bCs/>
          <w:color w:val="auto"/>
          <w:rPrChange w:id="457" w:author="TheWork Villa" w:date="2025-10-11T12:26:00Z" w16du:dateUtc="2025-10-11T06:56:00Z">
            <w:rPr>
              <w:b/>
              <w:bCs/>
            </w:rPr>
          </w:rPrChange>
        </w:rPr>
        <w:t>DISPUTE RESOLUTION</w:t>
      </w:r>
    </w:p>
    <w:p w14:paraId="0266F7CA" w14:textId="77777777" w:rsidR="00C108ED" w:rsidRPr="00AA6AD5" w:rsidRDefault="0064591B" w:rsidP="004E5C69">
      <w:pPr>
        <w:pStyle w:val="Body"/>
        <w:jc w:val="both"/>
        <w:rPr>
          <w:color w:val="auto"/>
          <w:rPrChange w:id="458" w:author="TheWork Villa" w:date="2025-10-11T12:26:00Z" w16du:dateUtc="2025-10-11T06:56:00Z">
            <w:rPr/>
          </w:rPrChange>
        </w:rPr>
      </w:pPr>
      <w:r w:rsidRPr="00AA6AD5">
        <w:rPr>
          <w:color w:val="auto"/>
          <w:rPrChange w:id="459" w:author="TheWork Villa" w:date="2025-10-11T12:26:00Z" w16du:dateUtc="2025-10-11T06:56:00Z">
            <w:rPr/>
          </w:rPrChange>
        </w:rPr>
        <w:t>Any dispute, controversy or difference which may arise between the parties out of or in relation to or in connection with the Agreement, shall be referred to a Sole Arbitrator to be appointed mutually by the Parties. The arbitral proceedings shall be conducted in English language and the Venue of arbitration shall be at Chennai. The arbitral tribunal shall follow the Fastrack procedure as laid down under section 29B (2) of the Arbitration and Conciliation Act, 1996, while conducting the arbitration proceedings. The award of the arbitrator shall be made within a period of 6 months from the date arbitral tribunal enters upon the reference. The fee payable to the arbitrator shall be in accordance with the Schedule IV of the Arbitration and Conciliation Act, 1996.</w:t>
      </w:r>
    </w:p>
    <w:p w14:paraId="433CC278" w14:textId="77777777" w:rsidR="00C108ED" w:rsidRPr="00AA6AD5" w:rsidRDefault="00C108ED" w:rsidP="004E5C69">
      <w:pPr>
        <w:pStyle w:val="Body"/>
        <w:jc w:val="both"/>
        <w:rPr>
          <w:color w:val="auto"/>
          <w:rPrChange w:id="460" w:author="TheWork Villa" w:date="2025-10-11T12:26:00Z" w16du:dateUtc="2025-10-11T06:56:00Z">
            <w:rPr/>
          </w:rPrChange>
        </w:rPr>
      </w:pPr>
    </w:p>
    <w:p w14:paraId="0CFD5762" w14:textId="77777777" w:rsidR="00C108ED" w:rsidRPr="00AA6AD5" w:rsidRDefault="00C108ED" w:rsidP="004E5C69">
      <w:pPr>
        <w:pStyle w:val="BodyA"/>
        <w:jc w:val="both"/>
        <w:rPr>
          <w:b/>
          <w:bCs/>
          <w:color w:val="auto"/>
          <w:rPrChange w:id="461" w:author="TheWork Villa" w:date="2025-10-11T12:26:00Z" w16du:dateUtc="2025-10-11T06:56:00Z">
            <w:rPr>
              <w:b/>
              <w:bCs/>
            </w:rPr>
          </w:rPrChange>
        </w:rPr>
      </w:pPr>
      <w:r w:rsidRPr="00AA6AD5">
        <w:rPr>
          <w:b/>
          <w:bCs/>
          <w:color w:val="auto"/>
          <w:rPrChange w:id="462" w:author="TheWork Villa" w:date="2025-10-11T12:26:00Z" w16du:dateUtc="2025-10-11T06:56:00Z">
            <w:rPr>
              <w:b/>
              <w:bCs/>
            </w:rPr>
          </w:rPrChange>
        </w:rPr>
        <w:t>EXECUTION BY PARTIES</w:t>
      </w:r>
    </w:p>
    <w:p w14:paraId="6E0DF04A" w14:textId="77777777" w:rsidR="00C108ED" w:rsidRPr="00AA6AD5" w:rsidRDefault="00C108ED" w:rsidP="004E5C69">
      <w:pPr>
        <w:pStyle w:val="BodyA"/>
        <w:rPr>
          <w:color w:val="auto"/>
          <w:rPrChange w:id="463" w:author="TheWork Villa" w:date="2025-10-11T12:26:00Z" w16du:dateUtc="2025-10-11T06:56:00Z">
            <w:rPr/>
          </w:rPrChange>
        </w:rPr>
      </w:pPr>
      <w:r w:rsidRPr="00AA6AD5">
        <w:rPr>
          <w:color w:val="auto"/>
          <w:rPrChange w:id="464" w:author="TheWork Villa" w:date="2025-10-11T12:26:00Z" w16du:dateUtc="2025-10-11T06:56:00Z">
            <w:rPr/>
          </w:rPrChange>
        </w:rPr>
        <w:t>The parties acknowledge that electronic signatures and electronically transmitted signatures shall be legally binding with the same effect as if such signatures were originals.</w:t>
      </w:r>
    </w:p>
    <w:p w14:paraId="27C82EBC" w14:textId="77777777" w:rsidR="00C108ED" w:rsidRPr="00AA6AD5" w:rsidRDefault="00C108ED" w:rsidP="004E5C69">
      <w:pPr>
        <w:pStyle w:val="Body"/>
        <w:jc w:val="both"/>
        <w:rPr>
          <w:color w:val="auto"/>
          <w:rPrChange w:id="465" w:author="TheWork Villa" w:date="2025-10-11T12:26:00Z" w16du:dateUtc="2025-10-11T06:56:00Z">
            <w:rPr/>
          </w:rPrChange>
        </w:rPr>
        <w:sectPr w:rsidR="00C108ED" w:rsidRPr="00AA6AD5" w:rsidSect="00AD0549">
          <w:pgSz w:w="12240" w:h="15840"/>
          <w:pgMar w:top="1138" w:right="1170" w:bottom="706" w:left="994" w:header="0" w:footer="0" w:gutter="0"/>
          <w:pgNumType w:start="1"/>
          <w:cols w:space="720"/>
        </w:sectPr>
      </w:pPr>
    </w:p>
    <w:p w14:paraId="45B5B2D8" w14:textId="77777777" w:rsidR="00DE52BC" w:rsidRPr="00AA6AD5" w:rsidRDefault="00DE52BC" w:rsidP="00306478">
      <w:pPr>
        <w:pStyle w:val="Body"/>
        <w:jc w:val="center"/>
        <w:rPr>
          <w:b/>
          <w:bCs/>
          <w:color w:val="auto"/>
          <w:u w:val="single"/>
          <w:rPrChange w:id="466" w:author="TheWork Villa" w:date="2025-10-11T12:26:00Z" w16du:dateUtc="2025-10-11T06:56:00Z">
            <w:rPr>
              <w:b/>
              <w:bCs/>
              <w:u w:val="single"/>
            </w:rPr>
          </w:rPrChange>
        </w:rPr>
      </w:pPr>
    </w:p>
    <w:p w14:paraId="669AEC6C" w14:textId="77777777" w:rsidR="00191640" w:rsidRPr="00AA6AD5" w:rsidRDefault="00191640" w:rsidP="00306478">
      <w:pPr>
        <w:pStyle w:val="BodyA"/>
        <w:jc w:val="center"/>
        <w:rPr>
          <w:b/>
          <w:bCs/>
          <w:color w:val="auto"/>
          <w:u w:val="single"/>
          <w:rPrChange w:id="467" w:author="TheWork Villa" w:date="2025-10-11T12:26:00Z" w16du:dateUtc="2025-10-11T06:56:00Z">
            <w:rPr>
              <w:b/>
              <w:bCs/>
              <w:u w:val="single"/>
            </w:rPr>
          </w:rPrChange>
        </w:rPr>
      </w:pPr>
    </w:p>
    <w:p w14:paraId="606CD0E9" w14:textId="77777777" w:rsidR="0064128A" w:rsidRPr="00AA6AD5" w:rsidRDefault="0064128A" w:rsidP="00306478">
      <w:pPr>
        <w:pStyle w:val="BodyA"/>
        <w:jc w:val="center"/>
        <w:rPr>
          <w:b/>
          <w:bCs/>
          <w:color w:val="auto"/>
          <w:u w:val="single"/>
          <w:rPrChange w:id="468" w:author="TheWork Villa" w:date="2025-10-11T12:26:00Z" w16du:dateUtc="2025-10-11T06:56:00Z">
            <w:rPr>
              <w:b/>
              <w:bCs/>
              <w:u w:val="single"/>
            </w:rPr>
          </w:rPrChange>
        </w:rPr>
      </w:pPr>
      <w:r w:rsidRPr="00AA6AD5">
        <w:rPr>
          <w:b/>
          <w:bCs/>
          <w:color w:val="auto"/>
          <w:u w:val="single"/>
          <w:rPrChange w:id="469" w:author="TheWork Villa" w:date="2025-10-11T12:26:00Z" w16du:dateUtc="2025-10-11T06:56:00Z">
            <w:rPr>
              <w:b/>
              <w:bCs/>
              <w:u w:val="single"/>
            </w:rPr>
          </w:rPrChange>
        </w:rPr>
        <w:t>Annexure – 1</w:t>
      </w:r>
    </w:p>
    <w:p w14:paraId="49976724" w14:textId="77777777" w:rsidR="0064128A" w:rsidRPr="00AA6AD5" w:rsidRDefault="0064128A" w:rsidP="00306478">
      <w:pPr>
        <w:pStyle w:val="Body"/>
        <w:rPr>
          <w:b/>
          <w:bCs/>
          <w:color w:val="auto"/>
          <w:u w:val="single"/>
          <w:rPrChange w:id="470" w:author="TheWork Villa" w:date="2025-10-11T12:26:00Z" w16du:dateUtc="2025-10-11T06:56:00Z">
            <w:rPr>
              <w:b/>
              <w:bCs/>
              <w:u w:val="single"/>
            </w:rPr>
          </w:rPrChange>
        </w:rPr>
      </w:pPr>
    </w:p>
    <w:p w14:paraId="505CAA84" w14:textId="77777777" w:rsidR="00D40080" w:rsidRPr="00AA6AD5" w:rsidRDefault="0064591B" w:rsidP="00306478">
      <w:pPr>
        <w:pStyle w:val="Body"/>
        <w:jc w:val="center"/>
        <w:rPr>
          <w:b/>
          <w:bCs/>
          <w:color w:val="auto"/>
          <w:u w:val="single"/>
          <w:rPrChange w:id="471" w:author="TheWork Villa" w:date="2025-10-11T12:26:00Z" w16du:dateUtc="2025-10-11T06:56:00Z">
            <w:rPr>
              <w:b/>
              <w:bCs/>
              <w:u w:val="single"/>
            </w:rPr>
          </w:rPrChange>
        </w:rPr>
      </w:pPr>
      <w:r w:rsidRPr="00AA6AD5">
        <w:rPr>
          <w:b/>
          <w:bCs/>
          <w:color w:val="auto"/>
          <w:u w:val="single"/>
          <w:rPrChange w:id="472" w:author="TheWork Villa" w:date="2025-10-11T12:26:00Z" w16du:dateUtc="2025-10-11T06:56:00Z">
            <w:rPr>
              <w:b/>
              <w:bCs/>
              <w:u w:val="single"/>
            </w:rPr>
          </w:rPrChange>
        </w:rPr>
        <w:t>Brief about Company Operations (up to 100 words)</w:t>
      </w:r>
    </w:p>
    <w:p w14:paraId="0E066D03" w14:textId="77777777" w:rsidR="00F13431" w:rsidRPr="00E42393" w:rsidRDefault="00F13431">
      <w:pPr>
        <w:spacing w:line="276" w:lineRule="auto"/>
        <w:ind w:right="-3"/>
        <w:jc w:val="both"/>
        <w:rPr>
          <w:rFonts w:ascii="Arial" w:hAnsi="Arial" w:cs="Arial"/>
          <w:sz w:val="22"/>
          <w:szCs w:val="22"/>
          <w:shd w:val="clear" w:color="auto" w:fill="FFFFFF"/>
          <w:rPrChange w:id="473" w:author="TheWork Villa" w:date="2025-10-27T12:13:00Z" w16du:dateUtc="2025-10-27T06:43:00Z">
            <w:rPr>
              <w:rFonts w:ascii="Arial" w:hAnsi="Arial" w:cs="Arial"/>
              <w:shd w:val="clear" w:color="auto" w:fill="FFFFFF"/>
            </w:rPr>
          </w:rPrChange>
        </w:rPr>
        <w:pPrChange w:id="474" w:author="TheWork Villa" w:date="2025-10-27T12:13:00Z" w16du:dateUtc="2025-10-27T06:43:00Z">
          <w:pPr>
            <w:ind w:right="-3"/>
            <w:jc w:val="both"/>
          </w:pPr>
        </w:pPrChange>
      </w:pPr>
    </w:p>
    <w:p w14:paraId="2790C483" w14:textId="760477C7" w:rsidR="00D305EA" w:rsidRPr="00E42393" w:rsidDel="00E42393" w:rsidRDefault="00E44E41">
      <w:pPr>
        <w:spacing w:line="276" w:lineRule="auto"/>
        <w:ind w:right="-3"/>
        <w:jc w:val="both"/>
        <w:rPr>
          <w:del w:id="475" w:author="TheWork Villa" w:date="2025-10-27T12:13:00Z" w16du:dateUtc="2025-10-27T06:43:00Z"/>
          <w:sz w:val="22"/>
          <w:szCs w:val="22"/>
          <w:rPrChange w:id="476" w:author="TheWork Villa" w:date="2025-10-27T12:13:00Z" w16du:dateUtc="2025-10-27T06:43:00Z">
            <w:rPr>
              <w:del w:id="477" w:author="TheWork Villa" w:date="2025-10-27T12:13:00Z" w16du:dateUtc="2025-10-27T06:43:00Z"/>
              <w:color w:val="222222"/>
            </w:rPr>
          </w:rPrChange>
        </w:rPr>
        <w:pPrChange w:id="478" w:author="TheWork Villa" w:date="2025-10-27T12:13:00Z" w16du:dateUtc="2025-10-27T06:43:00Z">
          <w:pPr>
            <w:pBdr>
              <w:top w:val="none" w:sz="0" w:space="0" w:color="auto"/>
              <w:left w:val="none" w:sz="0" w:space="0" w:color="auto"/>
              <w:bottom w:val="none" w:sz="0" w:space="0" w:color="auto"/>
              <w:right w:val="none" w:sz="0" w:space="0" w:color="auto"/>
              <w:between w:val="none" w:sz="0" w:space="0" w:color="auto"/>
              <w:bar w:val="none" w:sz="0" w:color="auto"/>
            </w:pBdr>
            <w:spacing w:after="240"/>
            <w:jc w:val="both"/>
          </w:pPr>
        </w:pPrChange>
      </w:pPr>
      <w:ins w:id="479" w:author="TheWork Villa" w:date="2026-04-11T12:16:00Z" w16du:dateUtc="2026-04-11T06:46:00Z">
        <w:r>
          <w:rPr>
            <w:sz w:val="22"/>
            <w:szCs w:val="22"/>
            <w:highlight w:val="yellow"/>
          </w:rPr>
          <w:t>----------------------------</w:t>
        </w:r>
      </w:ins>
      <w:del w:id="480" w:author="TheWork Villa" w:date="2025-10-27T12:13:00Z" w16du:dateUtc="2025-10-27T06:43:00Z">
        <w:r w:rsidR="00925642" w:rsidRPr="004F4740" w:rsidDel="00E42393">
          <w:rPr>
            <w:sz w:val="22"/>
            <w:szCs w:val="22"/>
            <w:highlight w:val="yellow"/>
            <w:rPrChange w:id="481" w:author="TheWork Villa" w:date="2025-10-27T13:00:00Z" w16du:dateUtc="2025-10-27T07:30:00Z">
              <w:rPr>
                <w:color w:val="222222"/>
              </w:rPr>
            </w:rPrChange>
          </w:rPr>
          <w:delText>Ecommerce Seller.</w:delText>
        </w:r>
      </w:del>
    </w:p>
    <w:p w14:paraId="2B43A7DD" w14:textId="77777777" w:rsidR="00925642" w:rsidRPr="00AA6AD5" w:rsidRDefault="00925642">
      <w:pPr>
        <w:pBdr>
          <w:top w:val="none" w:sz="0" w:space="0" w:color="auto"/>
          <w:left w:val="none" w:sz="0" w:space="0" w:color="auto"/>
          <w:bottom w:val="none" w:sz="0" w:space="0" w:color="auto"/>
          <w:right w:val="none" w:sz="0" w:space="0" w:color="auto"/>
          <w:between w:val="none" w:sz="0" w:space="0" w:color="auto"/>
          <w:bar w:val="none" w:sz="0" w:color="auto"/>
        </w:pBdr>
        <w:spacing w:after="240" w:line="276" w:lineRule="auto"/>
        <w:jc w:val="both"/>
        <w:rPr>
          <w:rFonts w:eastAsia="Times New Roman"/>
          <w:bdr w:val="none" w:sz="0" w:space="0" w:color="auto"/>
          <w:lang w:val="en-IN" w:eastAsia="en-IN"/>
        </w:rPr>
        <w:pPrChange w:id="482" w:author="TheWork Villa" w:date="2025-10-27T12:13:00Z" w16du:dateUtc="2025-10-27T06:43:00Z">
          <w:pPr>
            <w:pBdr>
              <w:top w:val="none" w:sz="0" w:space="0" w:color="auto"/>
              <w:left w:val="none" w:sz="0" w:space="0" w:color="auto"/>
              <w:bottom w:val="none" w:sz="0" w:space="0" w:color="auto"/>
              <w:right w:val="none" w:sz="0" w:space="0" w:color="auto"/>
              <w:between w:val="none" w:sz="0" w:space="0" w:color="auto"/>
              <w:bar w:val="none" w:sz="0" w:color="auto"/>
            </w:pBdr>
            <w:spacing w:after="240"/>
            <w:jc w:val="both"/>
          </w:pPr>
        </w:pPrChange>
      </w:pPr>
    </w:p>
    <w:p w14:paraId="77CFA6CF" w14:textId="77777777" w:rsidR="00D84B98" w:rsidRPr="00AA6AD5" w:rsidRDefault="0088538F" w:rsidP="007253F5">
      <w:pPr>
        <w:tabs>
          <w:tab w:val="left" w:pos="5077"/>
        </w:tabs>
        <w:ind w:right="-3"/>
        <w:jc w:val="both"/>
        <w:rPr>
          <w:u w:val="single"/>
        </w:rPr>
      </w:pPr>
      <w:r w:rsidRPr="00AA6AD5">
        <w:rPr>
          <w:b/>
          <w:u w:val="single"/>
        </w:rPr>
        <w:t xml:space="preserve">Client’s Address </w:t>
      </w:r>
      <w:r w:rsidR="00C108ED" w:rsidRPr="00AA6AD5">
        <w:rPr>
          <w:b/>
          <w:bCs/>
          <w:u w:val="single"/>
        </w:rPr>
        <w:t>(</w:t>
      </w:r>
      <w:r w:rsidR="00C108ED" w:rsidRPr="00AA6AD5">
        <w:rPr>
          <w:b/>
          <w:bCs/>
          <w:u w:val="single"/>
          <w:rtl/>
          <w:lang w:val="ar-SA"/>
        </w:rPr>
        <w:t>“</w:t>
      </w:r>
      <w:r w:rsidR="00C108ED" w:rsidRPr="00AA6AD5">
        <w:rPr>
          <w:b/>
          <w:bCs/>
          <w:u w:val="single"/>
        </w:rPr>
        <w:t xml:space="preserve">Office Address”) </w:t>
      </w:r>
      <w:r w:rsidRPr="00AA6AD5">
        <w:rPr>
          <w:b/>
          <w:u w:val="single"/>
        </w:rPr>
        <w:t>will be:</w:t>
      </w:r>
    </w:p>
    <w:p w14:paraId="16790706" w14:textId="666C533D" w:rsidR="00E42393" w:rsidDel="00443D17" w:rsidRDefault="003B187F" w:rsidP="00925642">
      <w:pPr>
        <w:pBdr>
          <w:top w:val="none" w:sz="0" w:space="0" w:color="auto"/>
          <w:left w:val="none" w:sz="0" w:space="0" w:color="auto"/>
          <w:bottom w:val="none" w:sz="0" w:space="0" w:color="auto"/>
          <w:right w:val="none" w:sz="0" w:space="0" w:color="auto"/>
          <w:between w:val="none" w:sz="0" w:space="0" w:color="auto"/>
          <w:bar w:val="none" w:sz="0" w:color="auto"/>
        </w:pBdr>
        <w:ind w:right="-3"/>
        <w:jc w:val="both"/>
        <w:rPr>
          <w:del w:id="483" w:author="TheWork Villa" w:date="2025-10-27T13:00:00Z" w16du:dateUtc="2025-10-27T07:30:00Z"/>
          <w:rFonts w:eastAsia="Times New Roman"/>
          <w:b/>
          <w:bCs/>
          <w:sz w:val="22"/>
          <w:szCs w:val="22"/>
          <w:highlight w:val="yellow"/>
          <w:bdr w:val="none" w:sz="0" w:space="0" w:color="auto"/>
          <w:lang w:val="en-IN" w:eastAsia="en-IN"/>
        </w:rPr>
      </w:pPr>
      <w:del w:id="484" w:author="TheWork Villa" w:date="2025-10-27T12:13:00Z" w16du:dateUtc="2025-10-27T06:43:00Z">
        <w:r w:rsidRPr="004F4740" w:rsidDel="00E42393">
          <w:rPr>
            <w:rFonts w:eastAsia="Times New Roman"/>
            <w:b/>
            <w:bCs/>
            <w:sz w:val="22"/>
            <w:szCs w:val="22"/>
            <w:highlight w:val="yellow"/>
            <w:bdr w:val="none" w:sz="0" w:space="0" w:color="auto"/>
            <w:lang w:val="en-IN" w:eastAsia="en-IN"/>
            <w:rPrChange w:id="485" w:author="TheWork Villa" w:date="2025-10-27T13:00:00Z" w16du:dateUtc="2025-10-27T07:30:00Z">
              <w:rPr>
                <w:rFonts w:eastAsia="Times New Roman"/>
                <w:b/>
                <w:bCs/>
                <w:color w:val="000000"/>
                <w:sz w:val="22"/>
                <w:szCs w:val="22"/>
                <w:bdr w:val="none" w:sz="0" w:space="0" w:color="auto"/>
                <w:lang w:val="en-IN" w:eastAsia="en-IN"/>
              </w:rPr>
            </w:rPrChange>
          </w:rPr>
          <w:delText>-----------------------------</w:delText>
        </w:r>
      </w:del>
    </w:p>
    <w:p w14:paraId="62D3A111" w14:textId="77777777" w:rsidR="00443D17" w:rsidRPr="004F4740" w:rsidRDefault="00443D17" w:rsidP="00925642">
      <w:pPr>
        <w:pBdr>
          <w:top w:val="none" w:sz="0" w:space="0" w:color="auto"/>
          <w:left w:val="none" w:sz="0" w:space="0" w:color="auto"/>
          <w:bottom w:val="none" w:sz="0" w:space="0" w:color="auto"/>
          <w:right w:val="none" w:sz="0" w:space="0" w:color="auto"/>
          <w:between w:val="none" w:sz="0" w:space="0" w:color="auto"/>
          <w:bar w:val="none" w:sz="0" w:color="auto"/>
        </w:pBdr>
        <w:ind w:right="-3"/>
        <w:jc w:val="both"/>
        <w:rPr>
          <w:ins w:id="486" w:author="TheWork Villa" w:date="2026-04-03T16:24:00Z" w16du:dateUtc="2026-04-03T10:54:00Z"/>
          <w:rFonts w:eastAsia="Times New Roman"/>
          <w:b/>
          <w:bCs/>
          <w:sz w:val="22"/>
          <w:szCs w:val="22"/>
          <w:highlight w:val="yellow"/>
          <w:bdr w:val="none" w:sz="0" w:space="0" w:color="auto"/>
          <w:lang w:val="en-IN" w:eastAsia="en-IN"/>
          <w:rPrChange w:id="487" w:author="TheWork Villa" w:date="2025-10-27T13:00:00Z" w16du:dateUtc="2025-10-27T07:30:00Z">
            <w:rPr>
              <w:ins w:id="488" w:author="TheWork Villa" w:date="2026-04-03T16:24:00Z" w16du:dateUtc="2026-04-03T10:54:00Z"/>
              <w:rFonts w:eastAsia="Times New Roman"/>
              <w:b/>
              <w:bCs/>
              <w:sz w:val="22"/>
              <w:szCs w:val="22"/>
              <w:bdr w:val="none" w:sz="0" w:space="0" w:color="auto"/>
              <w:lang w:val="en-IN" w:eastAsia="en-IN"/>
            </w:rPr>
          </w:rPrChange>
        </w:rPr>
      </w:pPr>
    </w:p>
    <w:p w14:paraId="121F2265" w14:textId="191D5698" w:rsidR="00E44E41" w:rsidRDefault="00E44E41" w:rsidP="00925642">
      <w:pPr>
        <w:pBdr>
          <w:top w:val="none" w:sz="0" w:space="0" w:color="auto"/>
          <w:left w:val="none" w:sz="0" w:space="0" w:color="auto"/>
          <w:bottom w:val="none" w:sz="0" w:space="0" w:color="auto"/>
          <w:right w:val="none" w:sz="0" w:space="0" w:color="auto"/>
          <w:between w:val="none" w:sz="0" w:space="0" w:color="auto"/>
          <w:bar w:val="none" w:sz="0" w:color="auto"/>
        </w:pBdr>
        <w:ind w:right="-3"/>
        <w:jc w:val="both"/>
        <w:rPr>
          <w:ins w:id="489" w:author="TheWork Villa" w:date="2026-04-11T12:16:00Z" w16du:dateUtc="2026-04-11T06:46:00Z"/>
          <w:rFonts w:eastAsia="Times New Roman"/>
          <w:b/>
          <w:bCs/>
          <w:sz w:val="22"/>
          <w:szCs w:val="22"/>
          <w:bdr w:val="none" w:sz="0" w:space="0" w:color="auto"/>
          <w:lang w:val="en-IN" w:eastAsia="en-IN"/>
        </w:rPr>
      </w:pPr>
      <w:ins w:id="490" w:author="TheWork Villa" w:date="2026-04-11T12:16:00Z" w16du:dateUtc="2026-04-11T06:46:00Z">
        <w:r w:rsidRPr="00E44E41">
          <w:rPr>
            <w:rFonts w:eastAsia="Times New Roman"/>
            <w:b/>
            <w:bCs/>
            <w:sz w:val="22"/>
            <w:szCs w:val="22"/>
            <w:highlight w:val="yellow"/>
            <w:bdr w:val="none" w:sz="0" w:space="0" w:color="auto"/>
            <w:lang w:val="en-IN" w:eastAsia="en-IN"/>
            <w:rPrChange w:id="491" w:author="TheWork Villa" w:date="2026-04-11T12:16:00Z" w16du:dateUtc="2026-04-11T06:46:00Z">
              <w:rPr>
                <w:rFonts w:eastAsia="Times New Roman"/>
                <w:b/>
                <w:bCs/>
                <w:sz w:val="22"/>
                <w:szCs w:val="22"/>
                <w:bdr w:val="none" w:sz="0" w:space="0" w:color="auto"/>
                <w:lang w:val="en-IN" w:eastAsia="en-IN"/>
              </w:rPr>
            </w:rPrChange>
          </w:rPr>
          <w:t>--------------------</w:t>
        </w:r>
      </w:ins>
    </w:p>
    <w:p w14:paraId="29EFEA8D" w14:textId="63B782BB" w:rsidR="00925642" w:rsidRPr="00AA6AD5" w:rsidRDefault="00925642" w:rsidP="00925642">
      <w:pPr>
        <w:pBdr>
          <w:top w:val="none" w:sz="0" w:space="0" w:color="auto"/>
          <w:left w:val="none" w:sz="0" w:space="0" w:color="auto"/>
          <w:bottom w:val="none" w:sz="0" w:space="0" w:color="auto"/>
          <w:right w:val="none" w:sz="0" w:space="0" w:color="auto"/>
          <w:between w:val="none" w:sz="0" w:space="0" w:color="auto"/>
          <w:bar w:val="none" w:sz="0" w:color="auto"/>
        </w:pBdr>
        <w:ind w:right="-3"/>
        <w:jc w:val="both"/>
        <w:rPr>
          <w:rFonts w:eastAsia="Times New Roman"/>
          <w:bdr w:val="none" w:sz="0" w:space="0" w:color="auto"/>
          <w:lang w:val="en-IN" w:eastAsia="en-IN"/>
        </w:rPr>
      </w:pPr>
      <w:r w:rsidRPr="00AA6AD5">
        <w:rPr>
          <w:rFonts w:eastAsia="Times New Roman"/>
          <w:b/>
          <w:bCs/>
          <w:sz w:val="22"/>
          <w:szCs w:val="22"/>
          <w:bdr w:val="none" w:sz="0" w:space="0" w:color="auto"/>
          <w:lang w:val="en-IN" w:eastAsia="en-IN"/>
          <w:rPrChange w:id="492" w:author="TheWork Villa" w:date="2025-10-11T12:26:00Z" w16du:dateUtc="2025-10-11T06:56:00Z">
            <w:rPr>
              <w:rFonts w:eastAsia="Times New Roman"/>
              <w:b/>
              <w:bCs/>
              <w:color w:val="000000"/>
              <w:sz w:val="22"/>
              <w:szCs w:val="22"/>
              <w:bdr w:val="none" w:sz="0" w:space="0" w:color="auto"/>
              <w:lang w:val="en-IN" w:eastAsia="en-IN"/>
            </w:rPr>
          </w:rPrChange>
        </w:rPr>
        <w:t>The Workvilla</w:t>
      </w:r>
      <w:r w:rsidRPr="00AA6AD5">
        <w:rPr>
          <w:rFonts w:eastAsia="Times New Roman"/>
          <w:b/>
          <w:bCs/>
          <w:sz w:val="22"/>
          <w:szCs w:val="22"/>
          <w:bdr w:val="none" w:sz="0" w:space="0" w:color="auto"/>
          <w:lang w:val="en-IN" w:eastAsia="en-IN"/>
          <w:rPrChange w:id="493" w:author="TheWork Villa" w:date="2025-10-11T12:26:00Z" w16du:dateUtc="2025-10-11T06:56:00Z">
            <w:rPr>
              <w:rFonts w:eastAsia="Times New Roman"/>
              <w:b/>
              <w:bCs/>
              <w:color w:val="000000"/>
              <w:sz w:val="22"/>
              <w:szCs w:val="22"/>
              <w:bdr w:val="none" w:sz="0" w:space="0" w:color="auto"/>
              <w:lang w:val="en-IN" w:eastAsia="en-IN"/>
            </w:rPr>
          </w:rPrChange>
        </w:rPr>
        <w:tab/>
      </w:r>
    </w:p>
    <w:p w14:paraId="7405E84E" w14:textId="77777777" w:rsidR="00925642" w:rsidRPr="00AA6AD5" w:rsidRDefault="00925642" w:rsidP="00925642">
      <w:pPr>
        <w:pBdr>
          <w:top w:val="none" w:sz="0" w:space="0" w:color="auto"/>
          <w:left w:val="none" w:sz="0" w:space="0" w:color="auto"/>
          <w:bottom w:val="none" w:sz="0" w:space="0" w:color="auto"/>
          <w:right w:val="none" w:sz="0" w:space="0" w:color="auto"/>
          <w:between w:val="none" w:sz="0" w:space="0" w:color="auto"/>
          <w:bar w:val="none" w:sz="0" w:color="auto"/>
        </w:pBdr>
        <w:ind w:right="-3"/>
        <w:jc w:val="both"/>
        <w:rPr>
          <w:rFonts w:eastAsia="Times New Roman"/>
          <w:bdr w:val="none" w:sz="0" w:space="0" w:color="auto"/>
          <w:lang w:val="en-IN" w:eastAsia="en-IN"/>
        </w:rPr>
      </w:pPr>
      <w:r w:rsidRPr="00AA6AD5">
        <w:rPr>
          <w:rFonts w:eastAsia="Times New Roman"/>
          <w:b/>
          <w:bCs/>
          <w:sz w:val="22"/>
          <w:szCs w:val="22"/>
          <w:bdr w:val="none" w:sz="0" w:space="0" w:color="auto"/>
          <w:lang w:val="en-IN" w:eastAsia="en-IN"/>
          <w:rPrChange w:id="494" w:author="TheWork Villa" w:date="2025-10-11T12:26:00Z" w16du:dateUtc="2025-10-11T06:56:00Z">
            <w:rPr>
              <w:rFonts w:eastAsia="Times New Roman"/>
              <w:b/>
              <w:bCs/>
              <w:color w:val="000000"/>
              <w:sz w:val="22"/>
              <w:szCs w:val="22"/>
              <w:bdr w:val="none" w:sz="0" w:space="0" w:color="auto"/>
              <w:lang w:val="en-IN" w:eastAsia="en-IN"/>
            </w:rPr>
          </w:rPrChange>
        </w:rPr>
        <w:t>‘Kamala Arcade’</w:t>
      </w:r>
    </w:p>
    <w:p w14:paraId="21ADE44F" w14:textId="77777777" w:rsidR="00925642" w:rsidRPr="00AA6AD5" w:rsidRDefault="00925642" w:rsidP="00925642">
      <w:pPr>
        <w:pBdr>
          <w:top w:val="none" w:sz="0" w:space="0" w:color="auto"/>
          <w:left w:val="none" w:sz="0" w:space="0" w:color="auto"/>
          <w:bottom w:val="none" w:sz="0" w:space="0" w:color="auto"/>
          <w:right w:val="none" w:sz="0" w:space="0" w:color="auto"/>
          <w:between w:val="none" w:sz="0" w:space="0" w:color="auto"/>
          <w:bar w:val="none" w:sz="0" w:color="auto"/>
        </w:pBdr>
        <w:ind w:right="-3"/>
        <w:jc w:val="both"/>
        <w:rPr>
          <w:rFonts w:eastAsia="Times New Roman"/>
          <w:bdr w:val="none" w:sz="0" w:space="0" w:color="auto"/>
          <w:lang w:val="en-IN" w:eastAsia="en-IN"/>
        </w:rPr>
      </w:pPr>
      <w:r w:rsidRPr="00AA6AD5">
        <w:rPr>
          <w:rFonts w:eastAsia="Times New Roman"/>
          <w:b/>
          <w:bCs/>
          <w:sz w:val="22"/>
          <w:szCs w:val="22"/>
          <w:bdr w:val="none" w:sz="0" w:space="0" w:color="auto"/>
          <w:lang w:val="en-IN" w:eastAsia="en-IN"/>
          <w:rPrChange w:id="495" w:author="TheWork Villa" w:date="2025-10-11T12:26:00Z" w16du:dateUtc="2025-10-11T06:56:00Z">
            <w:rPr>
              <w:rFonts w:eastAsia="Times New Roman"/>
              <w:b/>
              <w:bCs/>
              <w:color w:val="000000"/>
              <w:sz w:val="22"/>
              <w:szCs w:val="22"/>
              <w:bdr w:val="none" w:sz="0" w:space="0" w:color="auto"/>
              <w:lang w:val="en-IN" w:eastAsia="en-IN"/>
            </w:rPr>
          </w:rPrChange>
        </w:rPr>
        <w:t>Old No.669, New No.306,</w:t>
      </w:r>
    </w:p>
    <w:p w14:paraId="271C7ACD" w14:textId="77777777" w:rsidR="00925642" w:rsidRPr="00AA6AD5" w:rsidRDefault="00925642" w:rsidP="00925642">
      <w:pPr>
        <w:pBdr>
          <w:top w:val="none" w:sz="0" w:space="0" w:color="auto"/>
          <w:left w:val="none" w:sz="0" w:space="0" w:color="auto"/>
          <w:bottom w:val="none" w:sz="0" w:space="0" w:color="auto"/>
          <w:right w:val="none" w:sz="0" w:space="0" w:color="auto"/>
          <w:between w:val="none" w:sz="0" w:space="0" w:color="auto"/>
          <w:bar w:val="none" w:sz="0" w:color="auto"/>
        </w:pBdr>
        <w:ind w:right="-3"/>
        <w:jc w:val="both"/>
        <w:rPr>
          <w:rFonts w:eastAsia="Times New Roman"/>
          <w:bdr w:val="none" w:sz="0" w:space="0" w:color="auto"/>
          <w:lang w:val="en-IN" w:eastAsia="en-IN"/>
        </w:rPr>
      </w:pPr>
      <w:r w:rsidRPr="00AA6AD5">
        <w:rPr>
          <w:rFonts w:eastAsia="Times New Roman"/>
          <w:b/>
          <w:bCs/>
          <w:sz w:val="22"/>
          <w:szCs w:val="22"/>
          <w:bdr w:val="none" w:sz="0" w:space="0" w:color="auto"/>
          <w:lang w:val="en-IN" w:eastAsia="en-IN"/>
          <w:rPrChange w:id="496" w:author="TheWork Villa" w:date="2025-10-11T12:26:00Z" w16du:dateUtc="2025-10-11T06:56:00Z">
            <w:rPr>
              <w:rFonts w:eastAsia="Times New Roman"/>
              <w:b/>
              <w:bCs/>
              <w:color w:val="000000"/>
              <w:sz w:val="22"/>
              <w:szCs w:val="22"/>
              <w:bdr w:val="none" w:sz="0" w:space="0" w:color="auto"/>
              <w:lang w:val="en-IN" w:eastAsia="en-IN"/>
            </w:rPr>
          </w:rPrChange>
        </w:rPr>
        <w:t>Anna Salai, Thousand Lights,</w:t>
      </w:r>
    </w:p>
    <w:p w14:paraId="0A9FC49F" w14:textId="77777777" w:rsidR="00925642" w:rsidRPr="00AA6AD5" w:rsidRDefault="00925642" w:rsidP="00925642">
      <w:pPr>
        <w:pBdr>
          <w:top w:val="none" w:sz="0" w:space="0" w:color="auto"/>
          <w:left w:val="none" w:sz="0" w:space="0" w:color="auto"/>
          <w:bottom w:val="none" w:sz="0" w:space="0" w:color="auto"/>
          <w:right w:val="none" w:sz="0" w:space="0" w:color="auto"/>
          <w:between w:val="none" w:sz="0" w:space="0" w:color="auto"/>
          <w:bar w:val="none" w:sz="0" w:color="auto"/>
        </w:pBdr>
        <w:ind w:right="-3"/>
        <w:jc w:val="both"/>
        <w:rPr>
          <w:rFonts w:eastAsia="Times New Roman"/>
          <w:bdr w:val="none" w:sz="0" w:space="0" w:color="auto"/>
          <w:lang w:val="en-IN" w:eastAsia="en-IN"/>
        </w:rPr>
      </w:pPr>
      <w:r w:rsidRPr="00AA6AD5">
        <w:rPr>
          <w:rFonts w:eastAsia="Times New Roman"/>
          <w:b/>
          <w:bCs/>
          <w:sz w:val="22"/>
          <w:szCs w:val="22"/>
          <w:bdr w:val="none" w:sz="0" w:space="0" w:color="auto"/>
          <w:lang w:val="en-IN" w:eastAsia="en-IN"/>
          <w:rPrChange w:id="497" w:author="TheWork Villa" w:date="2025-10-11T12:26:00Z" w16du:dateUtc="2025-10-11T06:56:00Z">
            <w:rPr>
              <w:rFonts w:eastAsia="Times New Roman"/>
              <w:b/>
              <w:bCs/>
              <w:color w:val="000000"/>
              <w:sz w:val="22"/>
              <w:szCs w:val="22"/>
              <w:bdr w:val="none" w:sz="0" w:space="0" w:color="auto"/>
              <w:lang w:val="en-IN" w:eastAsia="en-IN"/>
            </w:rPr>
          </w:rPrChange>
        </w:rPr>
        <w:t>Chennai 600006.</w:t>
      </w:r>
    </w:p>
    <w:p w14:paraId="694053D4" w14:textId="2E46B971" w:rsidR="0088538F" w:rsidRPr="00AA6AD5" w:rsidRDefault="0088538F" w:rsidP="004E5C69">
      <w:pPr>
        <w:ind w:right="-3"/>
        <w:jc w:val="both"/>
        <w:rPr>
          <w:b/>
          <w:sz w:val="22"/>
          <w:szCs w:val="22"/>
        </w:rPr>
      </w:pPr>
    </w:p>
    <w:p w14:paraId="63DCD1B1" w14:textId="77777777" w:rsidR="00D40080" w:rsidRPr="00AA6AD5" w:rsidRDefault="00D40080" w:rsidP="004E5C69">
      <w:pPr>
        <w:pStyle w:val="Body"/>
        <w:jc w:val="both"/>
        <w:rPr>
          <w:b/>
          <w:bCs/>
          <w:color w:val="auto"/>
          <w:rPrChange w:id="498" w:author="TheWork Villa" w:date="2025-10-11T12:26:00Z" w16du:dateUtc="2025-10-11T06:56:00Z">
            <w:rPr>
              <w:b/>
              <w:bCs/>
            </w:rPr>
          </w:rPrChange>
        </w:rPr>
      </w:pPr>
    </w:p>
    <w:p w14:paraId="29655FCC" w14:textId="77777777" w:rsidR="00C108ED" w:rsidRPr="00AA6AD5" w:rsidRDefault="00C108ED" w:rsidP="004E5C69">
      <w:pPr>
        <w:pStyle w:val="Body"/>
        <w:jc w:val="both"/>
        <w:rPr>
          <w:b/>
          <w:bCs/>
          <w:color w:val="auto"/>
          <w:rPrChange w:id="499" w:author="TheWork Villa" w:date="2025-10-11T12:26:00Z" w16du:dateUtc="2025-10-11T06:56:00Z">
            <w:rPr>
              <w:b/>
              <w:bCs/>
            </w:rPr>
          </w:rPrChange>
        </w:rPr>
      </w:pPr>
      <w:r w:rsidRPr="00AA6AD5">
        <w:rPr>
          <w:b/>
          <w:bCs/>
          <w:color w:val="auto"/>
          <w:rPrChange w:id="500" w:author="TheWork Villa" w:date="2025-10-11T12:26:00Z" w16du:dateUtc="2025-10-11T06:56:00Z">
            <w:rPr>
              <w:b/>
              <w:bCs/>
            </w:rPr>
          </w:rPrChange>
        </w:rPr>
        <w:t>IN WITNESS WHEREOF, the parties hereto have executed this instrument under seal as of the date set forth above.</w:t>
      </w:r>
    </w:p>
    <w:p w14:paraId="3118EF8D" w14:textId="77777777" w:rsidR="00D40080" w:rsidRPr="00AA6AD5" w:rsidRDefault="00D40080" w:rsidP="004E5C69">
      <w:pPr>
        <w:pStyle w:val="Body"/>
        <w:jc w:val="both"/>
        <w:rPr>
          <w:color w:val="auto"/>
          <w:rPrChange w:id="501" w:author="TheWork Villa" w:date="2025-10-11T12:26:00Z" w16du:dateUtc="2025-10-11T06:56:00Z">
            <w:rPr/>
          </w:rPrChange>
        </w:rPr>
      </w:pPr>
    </w:p>
    <w:tbl>
      <w:tblPr>
        <w:tblW w:w="8906" w:type="dxa"/>
        <w:tblInd w:w="11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36"/>
        <w:gridCol w:w="2017"/>
        <w:gridCol w:w="6653"/>
      </w:tblGrid>
      <w:tr w:rsidR="00AA6AD5" w:rsidRPr="00AA6AD5" w14:paraId="37033FF8" w14:textId="77777777">
        <w:trPr>
          <w:trHeight w:val="231"/>
        </w:trPr>
        <w:tc>
          <w:tcPr>
            <w:tcW w:w="2253" w:type="dxa"/>
            <w:gridSpan w:val="2"/>
            <w:tcBorders>
              <w:top w:val="nil"/>
              <w:left w:val="nil"/>
              <w:bottom w:val="nil"/>
              <w:right w:val="nil"/>
            </w:tcBorders>
            <w:tcMar>
              <w:top w:w="80" w:type="dxa"/>
              <w:left w:w="80" w:type="dxa"/>
              <w:bottom w:w="80" w:type="dxa"/>
              <w:right w:w="80" w:type="dxa"/>
            </w:tcMar>
            <w:vAlign w:val="bottom"/>
          </w:tcPr>
          <w:p w14:paraId="24AAB0EB" w14:textId="77777777" w:rsidR="00D40080" w:rsidRPr="00AA6AD5" w:rsidRDefault="0064591B" w:rsidP="004E5C69">
            <w:pPr>
              <w:pStyle w:val="Body"/>
              <w:jc w:val="both"/>
              <w:rPr>
                <w:color w:val="auto"/>
                <w:rPrChange w:id="502" w:author="TheWork Villa" w:date="2025-10-11T12:26:00Z" w16du:dateUtc="2025-10-11T06:56:00Z">
                  <w:rPr/>
                </w:rPrChange>
              </w:rPr>
            </w:pPr>
            <w:r w:rsidRPr="00AA6AD5">
              <w:rPr>
                <w:b/>
                <w:bCs/>
                <w:color w:val="auto"/>
                <w:u w:val="single"/>
                <w:rPrChange w:id="503" w:author="TheWork Villa" w:date="2025-10-11T12:26:00Z" w16du:dateUtc="2025-10-11T06:56:00Z">
                  <w:rPr>
                    <w:b/>
                    <w:bCs/>
                    <w:u w:val="single"/>
                  </w:rPr>
                </w:rPrChange>
              </w:rPr>
              <w:t>For Lessor:</w:t>
            </w:r>
          </w:p>
        </w:tc>
        <w:tc>
          <w:tcPr>
            <w:tcW w:w="6653" w:type="dxa"/>
            <w:tcBorders>
              <w:top w:val="nil"/>
              <w:left w:val="nil"/>
              <w:bottom w:val="nil"/>
              <w:right w:val="nil"/>
            </w:tcBorders>
            <w:tcMar>
              <w:top w:w="80" w:type="dxa"/>
              <w:left w:w="80" w:type="dxa"/>
              <w:bottom w:w="80" w:type="dxa"/>
              <w:right w:w="80" w:type="dxa"/>
            </w:tcMar>
            <w:vAlign w:val="bottom"/>
          </w:tcPr>
          <w:p w14:paraId="4351DFCB" w14:textId="77777777" w:rsidR="00D40080" w:rsidRPr="00AA6AD5" w:rsidRDefault="00D40080" w:rsidP="004E5C69"/>
        </w:tc>
      </w:tr>
      <w:tr w:rsidR="00AA6AD5" w:rsidRPr="00AA6AD5" w14:paraId="4FB62BBA" w14:textId="77777777">
        <w:trPr>
          <w:trHeight w:val="463"/>
        </w:trPr>
        <w:tc>
          <w:tcPr>
            <w:tcW w:w="236" w:type="dxa"/>
            <w:tcBorders>
              <w:top w:val="nil"/>
              <w:left w:val="nil"/>
              <w:bottom w:val="nil"/>
              <w:right w:val="nil"/>
            </w:tcBorders>
            <w:tcMar>
              <w:top w:w="80" w:type="dxa"/>
              <w:left w:w="80" w:type="dxa"/>
              <w:bottom w:w="80" w:type="dxa"/>
              <w:right w:w="80" w:type="dxa"/>
            </w:tcMar>
            <w:vAlign w:val="bottom"/>
          </w:tcPr>
          <w:p w14:paraId="12B9E30A" w14:textId="77777777" w:rsidR="00D40080" w:rsidRPr="00AA6AD5" w:rsidRDefault="00D40080" w:rsidP="004E5C69"/>
        </w:tc>
        <w:tc>
          <w:tcPr>
            <w:tcW w:w="2017" w:type="dxa"/>
            <w:tcBorders>
              <w:top w:val="nil"/>
              <w:left w:val="nil"/>
              <w:bottom w:val="nil"/>
              <w:right w:val="nil"/>
            </w:tcBorders>
            <w:tcMar>
              <w:top w:w="80" w:type="dxa"/>
              <w:left w:w="80" w:type="dxa"/>
              <w:bottom w:w="80" w:type="dxa"/>
              <w:right w:w="80" w:type="dxa"/>
            </w:tcMar>
            <w:vAlign w:val="bottom"/>
          </w:tcPr>
          <w:p w14:paraId="0047B73A" w14:textId="77777777" w:rsidR="00D40080" w:rsidRPr="00AA6AD5" w:rsidRDefault="0064591B" w:rsidP="004E5C69">
            <w:pPr>
              <w:pStyle w:val="Body"/>
              <w:jc w:val="both"/>
              <w:rPr>
                <w:color w:val="auto"/>
                <w:rPrChange w:id="504" w:author="TheWork Villa" w:date="2025-10-11T12:26:00Z" w16du:dateUtc="2025-10-11T06:56:00Z">
                  <w:rPr/>
                </w:rPrChange>
              </w:rPr>
            </w:pPr>
            <w:r w:rsidRPr="00AA6AD5">
              <w:rPr>
                <w:color w:val="auto"/>
                <w:rPrChange w:id="505" w:author="TheWork Villa" w:date="2025-10-11T12:26:00Z" w16du:dateUtc="2025-10-11T06:56:00Z">
                  <w:rPr/>
                </w:rPrChange>
              </w:rPr>
              <w:t>Signature</w:t>
            </w:r>
          </w:p>
        </w:tc>
        <w:tc>
          <w:tcPr>
            <w:tcW w:w="6653" w:type="dxa"/>
            <w:tcBorders>
              <w:top w:val="nil"/>
              <w:left w:val="nil"/>
              <w:bottom w:val="nil"/>
              <w:right w:val="nil"/>
            </w:tcBorders>
            <w:tcMar>
              <w:top w:w="80" w:type="dxa"/>
              <w:left w:w="80" w:type="dxa"/>
              <w:bottom w:w="80" w:type="dxa"/>
              <w:right w:w="80" w:type="dxa"/>
            </w:tcMar>
            <w:vAlign w:val="bottom"/>
          </w:tcPr>
          <w:p w14:paraId="5A4CCF36" w14:textId="77777777" w:rsidR="00D40080" w:rsidRPr="00AA6AD5" w:rsidRDefault="0064591B" w:rsidP="004E5C69">
            <w:pPr>
              <w:pStyle w:val="Body"/>
              <w:jc w:val="both"/>
              <w:rPr>
                <w:color w:val="auto"/>
                <w:rPrChange w:id="506" w:author="TheWork Villa" w:date="2025-10-11T12:26:00Z" w16du:dateUtc="2025-10-11T06:56:00Z">
                  <w:rPr/>
                </w:rPrChange>
              </w:rPr>
            </w:pPr>
            <w:r w:rsidRPr="00AA6AD5">
              <w:rPr>
                <w:color w:val="auto"/>
                <w:rPrChange w:id="507" w:author="TheWork Villa" w:date="2025-10-11T12:26:00Z" w16du:dateUtc="2025-10-11T06:56:00Z">
                  <w:rPr/>
                </w:rPrChange>
              </w:rPr>
              <w:tab/>
              <w:t>: ……………………………………………….</w:t>
            </w:r>
          </w:p>
        </w:tc>
      </w:tr>
      <w:tr w:rsidR="00AA6AD5" w:rsidRPr="00AA6AD5" w14:paraId="3A00E6F1" w14:textId="77777777">
        <w:trPr>
          <w:trHeight w:val="231"/>
        </w:trPr>
        <w:tc>
          <w:tcPr>
            <w:tcW w:w="236" w:type="dxa"/>
            <w:tcBorders>
              <w:top w:val="nil"/>
              <w:left w:val="nil"/>
              <w:bottom w:val="nil"/>
              <w:right w:val="nil"/>
            </w:tcBorders>
            <w:tcMar>
              <w:top w:w="80" w:type="dxa"/>
              <w:left w:w="80" w:type="dxa"/>
              <w:bottom w:w="80" w:type="dxa"/>
              <w:right w:w="80" w:type="dxa"/>
            </w:tcMar>
            <w:vAlign w:val="bottom"/>
          </w:tcPr>
          <w:p w14:paraId="1AB85005" w14:textId="77777777" w:rsidR="00D40080" w:rsidRPr="00AA6AD5" w:rsidRDefault="00D40080" w:rsidP="004E5C69"/>
        </w:tc>
        <w:tc>
          <w:tcPr>
            <w:tcW w:w="2017" w:type="dxa"/>
            <w:tcBorders>
              <w:top w:val="nil"/>
              <w:left w:val="nil"/>
              <w:bottom w:val="nil"/>
              <w:right w:val="nil"/>
            </w:tcBorders>
            <w:tcMar>
              <w:top w:w="80" w:type="dxa"/>
              <w:left w:w="80" w:type="dxa"/>
              <w:bottom w:w="80" w:type="dxa"/>
              <w:right w:w="80" w:type="dxa"/>
            </w:tcMar>
            <w:vAlign w:val="bottom"/>
          </w:tcPr>
          <w:p w14:paraId="2BE2944D" w14:textId="77777777" w:rsidR="00D40080" w:rsidRPr="00AA6AD5" w:rsidRDefault="0064591B" w:rsidP="004E5C69">
            <w:pPr>
              <w:pStyle w:val="NoSpacing"/>
              <w:jc w:val="both"/>
              <w:rPr>
                <w:color w:val="auto"/>
                <w:rPrChange w:id="508" w:author="TheWork Villa" w:date="2025-10-11T12:26:00Z" w16du:dateUtc="2025-10-11T06:56:00Z">
                  <w:rPr/>
                </w:rPrChange>
              </w:rPr>
            </w:pPr>
            <w:r w:rsidRPr="00AA6AD5">
              <w:rPr>
                <w:color w:val="auto"/>
                <w:rPrChange w:id="509" w:author="TheWork Villa" w:date="2025-10-11T12:26:00Z" w16du:dateUtc="2025-10-11T06:56:00Z">
                  <w:rPr/>
                </w:rPrChange>
              </w:rPr>
              <w:t>Name</w:t>
            </w:r>
          </w:p>
        </w:tc>
        <w:tc>
          <w:tcPr>
            <w:tcW w:w="6653" w:type="dxa"/>
            <w:tcBorders>
              <w:top w:val="nil"/>
              <w:left w:val="nil"/>
              <w:bottom w:val="nil"/>
              <w:right w:val="nil"/>
            </w:tcBorders>
            <w:tcMar>
              <w:top w:w="80" w:type="dxa"/>
              <w:left w:w="80" w:type="dxa"/>
              <w:bottom w:w="80" w:type="dxa"/>
              <w:right w:w="80" w:type="dxa"/>
            </w:tcMar>
            <w:vAlign w:val="bottom"/>
          </w:tcPr>
          <w:p w14:paraId="2E602890" w14:textId="77777777" w:rsidR="00D40080" w:rsidRPr="00AA6AD5" w:rsidRDefault="0064591B" w:rsidP="004E5C69">
            <w:pPr>
              <w:pStyle w:val="NoSpacing"/>
              <w:jc w:val="both"/>
              <w:rPr>
                <w:color w:val="auto"/>
                <w:rPrChange w:id="510" w:author="TheWork Villa" w:date="2025-10-11T12:26:00Z" w16du:dateUtc="2025-10-11T06:56:00Z">
                  <w:rPr/>
                </w:rPrChange>
              </w:rPr>
            </w:pPr>
            <w:r w:rsidRPr="00AA6AD5">
              <w:rPr>
                <w:color w:val="auto"/>
                <w:rPrChange w:id="511" w:author="TheWork Villa" w:date="2025-10-11T12:26:00Z" w16du:dateUtc="2025-10-11T06:56:00Z">
                  <w:rPr/>
                </w:rPrChange>
              </w:rPr>
              <w:tab/>
              <w:t xml:space="preserve">: </w:t>
            </w:r>
            <w:r w:rsidRPr="00AA6AD5">
              <w:rPr>
                <w:b/>
                <w:bCs/>
                <w:color w:val="auto"/>
                <w:rPrChange w:id="512" w:author="TheWork Villa" w:date="2025-10-11T12:26:00Z" w16du:dateUtc="2025-10-11T06:56:00Z">
                  <w:rPr>
                    <w:b/>
                    <w:bCs/>
                  </w:rPr>
                </w:rPrChange>
              </w:rPr>
              <w:t>NAVAL CHORDIA</w:t>
            </w:r>
          </w:p>
        </w:tc>
      </w:tr>
      <w:tr w:rsidR="00AA6AD5" w:rsidRPr="00AA6AD5" w14:paraId="1CFC2DA2" w14:textId="77777777">
        <w:trPr>
          <w:trHeight w:val="231"/>
        </w:trPr>
        <w:tc>
          <w:tcPr>
            <w:tcW w:w="236" w:type="dxa"/>
            <w:tcBorders>
              <w:top w:val="nil"/>
              <w:left w:val="nil"/>
              <w:bottom w:val="nil"/>
              <w:right w:val="nil"/>
            </w:tcBorders>
            <w:tcMar>
              <w:top w:w="80" w:type="dxa"/>
              <w:left w:w="80" w:type="dxa"/>
              <w:bottom w:w="80" w:type="dxa"/>
              <w:right w:w="80" w:type="dxa"/>
            </w:tcMar>
            <w:vAlign w:val="bottom"/>
          </w:tcPr>
          <w:p w14:paraId="4FA88218" w14:textId="77777777" w:rsidR="00D40080" w:rsidRPr="00AA6AD5" w:rsidRDefault="00D40080" w:rsidP="004E5C69"/>
        </w:tc>
        <w:tc>
          <w:tcPr>
            <w:tcW w:w="2017" w:type="dxa"/>
            <w:tcBorders>
              <w:top w:val="nil"/>
              <w:left w:val="nil"/>
              <w:bottom w:val="nil"/>
              <w:right w:val="nil"/>
            </w:tcBorders>
            <w:tcMar>
              <w:top w:w="80" w:type="dxa"/>
              <w:left w:w="80" w:type="dxa"/>
              <w:bottom w:w="80" w:type="dxa"/>
              <w:right w:w="80" w:type="dxa"/>
            </w:tcMar>
            <w:vAlign w:val="bottom"/>
          </w:tcPr>
          <w:p w14:paraId="0E93A4B2" w14:textId="77777777" w:rsidR="00D40080" w:rsidRPr="00AA6AD5" w:rsidRDefault="0064591B" w:rsidP="004E5C69">
            <w:pPr>
              <w:pStyle w:val="NoSpacing"/>
              <w:jc w:val="both"/>
              <w:rPr>
                <w:color w:val="auto"/>
                <w:rPrChange w:id="513" w:author="TheWork Villa" w:date="2025-10-11T12:26:00Z" w16du:dateUtc="2025-10-11T06:56:00Z">
                  <w:rPr/>
                </w:rPrChange>
              </w:rPr>
            </w:pPr>
            <w:r w:rsidRPr="00AA6AD5">
              <w:rPr>
                <w:color w:val="auto"/>
                <w:rPrChange w:id="514" w:author="TheWork Villa" w:date="2025-10-11T12:26:00Z" w16du:dateUtc="2025-10-11T06:56:00Z">
                  <w:rPr/>
                </w:rPrChange>
              </w:rPr>
              <w:t>Designation/Title</w:t>
            </w:r>
          </w:p>
        </w:tc>
        <w:tc>
          <w:tcPr>
            <w:tcW w:w="6653" w:type="dxa"/>
            <w:tcBorders>
              <w:top w:val="nil"/>
              <w:left w:val="nil"/>
              <w:bottom w:val="nil"/>
              <w:right w:val="nil"/>
            </w:tcBorders>
            <w:tcMar>
              <w:top w:w="80" w:type="dxa"/>
              <w:left w:w="80" w:type="dxa"/>
              <w:bottom w:w="80" w:type="dxa"/>
              <w:right w:w="80" w:type="dxa"/>
            </w:tcMar>
            <w:vAlign w:val="bottom"/>
          </w:tcPr>
          <w:p w14:paraId="5121E933" w14:textId="77777777" w:rsidR="00D40080" w:rsidRPr="00AA6AD5" w:rsidRDefault="0064591B" w:rsidP="004E5C69">
            <w:pPr>
              <w:pStyle w:val="NoSpacing"/>
              <w:jc w:val="both"/>
              <w:rPr>
                <w:color w:val="auto"/>
                <w:rPrChange w:id="515" w:author="TheWork Villa" w:date="2025-10-11T12:26:00Z" w16du:dateUtc="2025-10-11T06:56:00Z">
                  <w:rPr/>
                </w:rPrChange>
              </w:rPr>
            </w:pPr>
            <w:r w:rsidRPr="00AA6AD5">
              <w:rPr>
                <w:b/>
                <w:bCs/>
                <w:color w:val="auto"/>
                <w:rPrChange w:id="516" w:author="TheWork Villa" w:date="2025-10-11T12:26:00Z" w16du:dateUtc="2025-10-11T06:56:00Z">
                  <w:rPr>
                    <w:b/>
                    <w:bCs/>
                  </w:rPr>
                </w:rPrChange>
              </w:rPr>
              <w:tab/>
            </w:r>
            <w:r w:rsidRPr="00AA6AD5">
              <w:rPr>
                <w:color w:val="auto"/>
                <w:rPrChange w:id="517" w:author="TheWork Villa" w:date="2025-10-11T12:26:00Z" w16du:dateUtc="2025-10-11T06:56:00Z">
                  <w:rPr/>
                </w:rPrChange>
              </w:rPr>
              <w:t>:</w:t>
            </w:r>
            <w:r w:rsidRPr="00AA6AD5">
              <w:rPr>
                <w:b/>
                <w:bCs/>
                <w:color w:val="auto"/>
                <w:rPrChange w:id="518" w:author="TheWork Villa" w:date="2025-10-11T12:26:00Z" w16du:dateUtc="2025-10-11T06:56:00Z">
                  <w:rPr>
                    <w:b/>
                    <w:bCs/>
                  </w:rPr>
                </w:rPrChange>
              </w:rPr>
              <w:t xml:space="preserve"> Director</w:t>
            </w:r>
          </w:p>
        </w:tc>
      </w:tr>
      <w:tr w:rsidR="00AA6AD5" w:rsidRPr="00AA6AD5" w14:paraId="333B4212" w14:textId="77777777">
        <w:trPr>
          <w:trHeight w:val="711"/>
        </w:trPr>
        <w:tc>
          <w:tcPr>
            <w:tcW w:w="2253" w:type="dxa"/>
            <w:gridSpan w:val="2"/>
            <w:tcBorders>
              <w:top w:val="nil"/>
              <w:left w:val="nil"/>
              <w:bottom w:val="nil"/>
              <w:right w:val="nil"/>
            </w:tcBorders>
            <w:tcMar>
              <w:top w:w="80" w:type="dxa"/>
              <w:left w:w="80" w:type="dxa"/>
              <w:bottom w:w="80" w:type="dxa"/>
              <w:right w:w="80" w:type="dxa"/>
            </w:tcMar>
            <w:vAlign w:val="bottom"/>
          </w:tcPr>
          <w:p w14:paraId="116F6D1B" w14:textId="77777777" w:rsidR="00D40080" w:rsidRPr="00AA6AD5" w:rsidRDefault="00D40080" w:rsidP="004E5C69">
            <w:pPr>
              <w:pStyle w:val="Body"/>
              <w:jc w:val="both"/>
              <w:rPr>
                <w:b/>
                <w:bCs/>
                <w:color w:val="auto"/>
                <w:rPrChange w:id="519" w:author="TheWork Villa" w:date="2025-10-11T12:26:00Z" w16du:dateUtc="2025-10-11T06:56:00Z">
                  <w:rPr>
                    <w:b/>
                    <w:bCs/>
                  </w:rPr>
                </w:rPrChange>
              </w:rPr>
            </w:pPr>
          </w:p>
          <w:p w14:paraId="7AB962B2" w14:textId="77777777" w:rsidR="00D40080" w:rsidRPr="00AA6AD5" w:rsidRDefault="0064591B" w:rsidP="004E5C69">
            <w:pPr>
              <w:pStyle w:val="Body"/>
              <w:jc w:val="both"/>
              <w:rPr>
                <w:color w:val="auto"/>
                <w:rPrChange w:id="520" w:author="TheWork Villa" w:date="2025-10-11T12:26:00Z" w16du:dateUtc="2025-10-11T06:56:00Z">
                  <w:rPr/>
                </w:rPrChange>
              </w:rPr>
            </w:pPr>
            <w:r w:rsidRPr="00AA6AD5">
              <w:rPr>
                <w:b/>
                <w:bCs/>
                <w:color w:val="auto"/>
                <w:u w:val="single"/>
                <w:rPrChange w:id="521" w:author="TheWork Villa" w:date="2025-10-11T12:26:00Z" w16du:dateUtc="2025-10-11T06:56:00Z">
                  <w:rPr>
                    <w:b/>
                    <w:bCs/>
                    <w:u w:val="single"/>
                  </w:rPr>
                </w:rPrChange>
              </w:rPr>
              <w:t>For Lessee:</w:t>
            </w:r>
          </w:p>
        </w:tc>
        <w:tc>
          <w:tcPr>
            <w:tcW w:w="6653" w:type="dxa"/>
            <w:tcBorders>
              <w:top w:val="nil"/>
              <w:left w:val="nil"/>
              <w:bottom w:val="nil"/>
              <w:right w:val="nil"/>
            </w:tcBorders>
            <w:tcMar>
              <w:top w:w="80" w:type="dxa"/>
              <w:left w:w="80" w:type="dxa"/>
              <w:bottom w:w="80" w:type="dxa"/>
              <w:right w:w="80" w:type="dxa"/>
            </w:tcMar>
            <w:vAlign w:val="bottom"/>
          </w:tcPr>
          <w:p w14:paraId="350C4837" w14:textId="77777777" w:rsidR="00D40080" w:rsidRPr="00AA6AD5" w:rsidRDefault="00D40080" w:rsidP="004E5C69"/>
        </w:tc>
      </w:tr>
      <w:tr w:rsidR="00AA6AD5" w:rsidRPr="00AA6AD5" w14:paraId="247A245D" w14:textId="77777777">
        <w:trPr>
          <w:trHeight w:val="249"/>
        </w:trPr>
        <w:tc>
          <w:tcPr>
            <w:tcW w:w="236" w:type="dxa"/>
            <w:tcBorders>
              <w:top w:val="nil"/>
              <w:left w:val="nil"/>
              <w:bottom w:val="nil"/>
              <w:right w:val="nil"/>
            </w:tcBorders>
            <w:tcMar>
              <w:top w:w="80" w:type="dxa"/>
              <w:left w:w="80" w:type="dxa"/>
              <w:bottom w:w="80" w:type="dxa"/>
              <w:right w:w="80" w:type="dxa"/>
            </w:tcMar>
            <w:vAlign w:val="bottom"/>
          </w:tcPr>
          <w:p w14:paraId="03626916" w14:textId="77777777" w:rsidR="00D40080" w:rsidRPr="00AA6AD5" w:rsidRDefault="00D40080" w:rsidP="004E5C69"/>
        </w:tc>
        <w:tc>
          <w:tcPr>
            <w:tcW w:w="2017" w:type="dxa"/>
            <w:tcBorders>
              <w:top w:val="nil"/>
              <w:left w:val="nil"/>
              <w:bottom w:val="nil"/>
              <w:right w:val="nil"/>
            </w:tcBorders>
            <w:tcMar>
              <w:top w:w="80" w:type="dxa"/>
              <w:left w:w="80" w:type="dxa"/>
              <w:bottom w:w="80" w:type="dxa"/>
              <w:right w:w="80" w:type="dxa"/>
            </w:tcMar>
            <w:vAlign w:val="bottom"/>
          </w:tcPr>
          <w:p w14:paraId="71661B79" w14:textId="77777777" w:rsidR="00D40080" w:rsidRPr="00AA6AD5" w:rsidRDefault="0064591B" w:rsidP="004E5C69">
            <w:pPr>
              <w:pStyle w:val="Body"/>
              <w:jc w:val="both"/>
              <w:rPr>
                <w:color w:val="auto"/>
                <w:rPrChange w:id="522" w:author="TheWork Villa" w:date="2025-10-11T12:26:00Z" w16du:dateUtc="2025-10-11T06:56:00Z">
                  <w:rPr/>
                </w:rPrChange>
              </w:rPr>
            </w:pPr>
            <w:r w:rsidRPr="00AA6AD5">
              <w:rPr>
                <w:color w:val="auto"/>
                <w:rPrChange w:id="523" w:author="TheWork Villa" w:date="2025-10-11T12:26:00Z" w16du:dateUtc="2025-10-11T06:56:00Z">
                  <w:rPr/>
                </w:rPrChange>
              </w:rPr>
              <w:t>Signature</w:t>
            </w:r>
          </w:p>
        </w:tc>
        <w:tc>
          <w:tcPr>
            <w:tcW w:w="6653" w:type="dxa"/>
            <w:tcBorders>
              <w:top w:val="nil"/>
              <w:left w:val="nil"/>
              <w:bottom w:val="nil"/>
              <w:right w:val="nil"/>
            </w:tcBorders>
            <w:tcMar>
              <w:top w:w="80" w:type="dxa"/>
              <w:left w:w="80" w:type="dxa"/>
              <w:bottom w:w="80" w:type="dxa"/>
              <w:right w:w="80" w:type="dxa"/>
            </w:tcMar>
            <w:vAlign w:val="bottom"/>
          </w:tcPr>
          <w:p w14:paraId="7538F0C8" w14:textId="77777777" w:rsidR="00D40080" w:rsidRPr="00AA6AD5" w:rsidRDefault="0064591B" w:rsidP="004E5C69">
            <w:pPr>
              <w:pStyle w:val="Body"/>
              <w:jc w:val="both"/>
              <w:rPr>
                <w:color w:val="auto"/>
                <w:rPrChange w:id="524" w:author="TheWork Villa" w:date="2025-10-11T12:26:00Z" w16du:dateUtc="2025-10-11T06:56:00Z">
                  <w:rPr/>
                </w:rPrChange>
              </w:rPr>
            </w:pPr>
            <w:r w:rsidRPr="00AA6AD5">
              <w:rPr>
                <w:color w:val="auto"/>
                <w:rPrChange w:id="525" w:author="TheWork Villa" w:date="2025-10-11T12:26:00Z" w16du:dateUtc="2025-10-11T06:56:00Z">
                  <w:rPr/>
                </w:rPrChange>
              </w:rPr>
              <w:tab/>
              <w:t>:  ……………………………………………</w:t>
            </w:r>
          </w:p>
        </w:tc>
      </w:tr>
      <w:tr w:rsidR="00AA6AD5" w:rsidRPr="00AA6AD5" w14:paraId="2D9FC41D" w14:textId="77777777">
        <w:trPr>
          <w:trHeight w:val="231"/>
        </w:trPr>
        <w:tc>
          <w:tcPr>
            <w:tcW w:w="236" w:type="dxa"/>
            <w:tcBorders>
              <w:top w:val="nil"/>
              <w:left w:val="nil"/>
              <w:bottom w:val="nil"/>
              <w:right w:val="nil"/>
            </w:tcBorders>
            <w:tcMar>
              <w:top w:w="80" w:type="dxa"/>
              <w:left w:w="80" w:type="dxa"/>
              <w:bottom w:w="80" w:type="dxa"/>
              <w:right w:w="80" w:type="dxa"/>
            </w:tcMar>
            <w:vAlign w:val="bottom"/>
          </w:tcPr>
          <w:p w14:paraId="7CD1D96D" w14:textId="77777777" w:rsidR="0088538F" w:rsidRPr="00AA6AD5" w:rsidRDefault="0088538F" w:rsidP="004E5C69"/>
        </w:tc>
        <w:tc>
          <w:tcPr>
            <w:tcW w:w="2017" w:type="dxa"/>
            <w:tcBorders>
              <w:top w:val="nil"/>
              <w:left w:val="nil"/>
              <w:bottom w:val="nil"/>
              <w:right w:val="nil"/>
            </w:tcBorders>
            <w:tcMar>
              <w:top w:w="80" w:type="dxa"/>
              <w:left w:w="80" w:type="dxa"/>
              <w:bottom w:w="80" w:type="dxa"/>
              <w:right w:w="80" w:type="dxa"/>
            </w:tcMar>
            <w:vAlign w:val="bottom"/>
          </w:tcPr>
          <w:p w14:paraId="198F1C0B" w14:textId="77777777" w:rsidR="0088538F" w:rsidRPr="00AA6AD5" w:rsidRDefault="0088538F" w:rsidP="004E5C69">
            <w:pPr>
              <w:pStyle w:val="NoSpacing"/>
              <w:jc w:val="both"/>
              <w:rPr>
                <w:color w:val="auto"/>
                <w:rPrChange w:id="526" w:author="TheWork Villa" w:date="2025-10-11T12:26:00Z" w16du:dateUtc="2025-10-11T06:56:00Z">
                  <w:rPr/>
                </w:rPrChange>
              </w:rPr>
            </w:pPr>
            <w:r w:rsidRPr="00AA6AD5">
              <w:rPr>
                <w:color w:val="auto"/>
                <w:rPrChange w:id="527" w:author="TheWork Villa" w:date="2025-10-11T12:26:00Z" w16du:dateUtc="2025-10-11T06:56:00Z">
                  <w:rPr/>
                </w:rPrChange>
              </w:rPr>
              <w:t>Name</w:t>
            </w:r>
          </w:p>
        </w:tc>
        <w:tc>
          <w:tcPr>
            <w:tcW w:w="6653" w:type="dxa"/>
            <w:tcBorders>
              <w:top w:val="nil"/>
              <w:left w:val="nil"/>
              <w:bottom w:val="nil"/>
              <w:right w:val="nil"/>
            </w:tcBorders>
            <w:tcMar>
              <w:top w:w="80" w:type="dxa"/>
              <w:left w:w="80" w:type="dxa"/>
              <w:bottom w:w="80" w:type="dxa"/>
              <w:right w:w="80" w:type="dxa"/>
            </w:tcMar>
            <w:vAlign w:val="bottom"/>
          </w:tcPr>
          <w:p w14:paraId="223385C6" w14:textId="2EC50BD4" w:rsidR="0088538F" w:rsidRPr="00AA6AD5" w:rsidRDefault="0088538F" w:rsidP="00D305EA">
            <w:pPr>
              <w:pStyle w:val="NormalWeb"/>
              <w:spacing w:before="0" w:after="0"/>
              <w:ind w:right="-3"/>
              <w:jc w:val="both"/>
              <w:rPr>
                <w:rFonts w:eastAsia="Times New Roman" w:cs="Times New Roman"/>
                <w:color w:val="auto"/>
                <w:bdr w:val="none" w:sz="0" w:space="0" w:color="auto"/>
                <w:lang w:val="en-IN" w:eastAsia="en-IN"/>
              </w:rPr>
            </w:pPr>
            <w:r w:rsidRPr="00AA6AD5">
              <w:rPr>
                <w:b/>
                <w:color w:val="auto"/>
                <w:rPrChange w:id="528" w:author="TheWork Villa" w:date="2025-10-11T12:26:00Z" w16du:dateUtc="2025-10-11T06:56:00Z">
                  <w:rPr>
                    <w:b/>
                  </w:rPr>
                </w:rPrChange>
              </w:rPr>
              <w:tab/>
              <w:t xml:space="preserve">: </w:t>
            </w:r>
            <w:ins w:id="529" w:author="TheWork Villa" w:date="2026-04-11T12:16:00Z" w16du:dateUtc="2026-04-11T06:46:00Z">
              <w:r w:rsidR="00E44E41" w:rsidRPr="00E44E41">
                <w:rPr>
                  <w:b/>
                  <w:color w:val="auto"/>
                  <w:highlight w:val="yellow"/>
                  <w:rPrChange w:id="530" w:author="TheWork Villa" w:date="2026-04-11T12:16:00Z" w16du:dateUtc="2026-04-11T06:46:00Z">
                    <w:rPr>
                      <w:b/>
                      <w:color w:val="auto"/>
                    </w:rPr>
                  </w:rPrChange>
                </w:rPr>
                <w:t>-------------------</w:t>
              </w:r>
            </w:ins>
            <w:del w:id="531" w:author="TheWork Villa" w:date="2026-04-03T16:24:00Z" w16du:dateUtc="2026-04-03T10:54:00Z">
              <w:r w:rsidR="003B187F" w:rsidRPr="004F4740" w:rsidDel="00443D17">
                <w:rPr>
                  <w:b/>
                  <w:color w:val="auto"/>
                  <w:highlight w:val="yellow"/>
                  <w:rPrChange w:id="532" w:author="TheWork Villa" w:date="2025-10-27T13:00:00Z" w16du:dateUtc="2025-10-27T07:30:00Z">
                    <w:rPr>
                      <w:b/>
                    </w:rPr>
                  </w:rPrChange>
                </w:rPr>
                <w:delText>----------------------</w:delText>
              </w:r>
            </w:del>
          </w:p>
        </w:tc>
      </w:tr>
      <w:tr w:rsidR="00AA6AD5" w:rsidRPr="00AA6AD5" w14:paraId="6FEA6DB9" w14:textId="77777777">
        <w:trPr>
          <w:trHeight w:val="231"/>
        </w:trPr>
        <w:tc>
          <w:tcPr>
            <w:tcW w:w="236" w:type="dxa"/>
            <w:tcBorders>
              <w:top w:val="nil"/>
              <w:left w:val="nil"/>
              <w:bottom w:val="nil"/>
              <w:right w:val="nil"/>
            </w:tcBorders>
            <w:tcMar>
              <w:top w:w="80" w:type="dxa"/>
              <w:left w:w="80" w:type="dxa"/>
              <w:bottom w:w="80" w:type="dxa"/>
              <w:right w:w="80" w:type="dxa"/>
            </w:tcMar>
            <w:vAlign w:val="bottom"/>
          </w:tcPr>
          <w:p w14:paraId="65335570" w14:textId="77777777" w:rsidR="0088538F" w:rsidRPr="00AA6AD5" w:rsidRDefault="0088538F" w:rsidP="004E5C69"/>
        </w:tc>
        <w:tc>
          <w:tcPr>
            <w:tcW w:w="2017" w:type="dxa"/>
            <w:tcBorders>
              <w:top w:val="nil"/>
              <w:left w:val="nil"/>
              <w:bottom w:val="nil"/>
              <w:right w:val="nil"/>
            </w:tcBorders>
            <w:tcMar>
              <w:top w:w="80" w:type="dxa"/>
              <w:left w:w="80" w:type="dxa"/>
              <w:bottom w:w="80" w:type="dxa"/>
              <w:right w:w="80" w:type="dxa"/>
            </w:tcMar>
            <w:vAlign w:val="bottom"/>
          </w:tcPr>
          <w:p w14:paraId="7D619FC5" w14:textId="77777777" w:rsidR="0088538F" w:rsidRPr="00AA6AD5" w:rsidRDefault="0088538F" w:rsidP="004E5C69">
            <w:pPr>
              <w:pStyle w:val="NoSpacing"/>
              <w:jc w:val="both"/>
              <w:rPr>
                <w:color w:val="auto"/>
                <w:rPrChange w:id="533" w:author="TheWork Villa" w:date="2025-10-11T12:26:00Z" w16du:dateUtc="2025-10-11T06:56:00Z">
                  <w:rPr/>
                </w:rPrChange>
              </w:rPr>
            </w:pPr>
            <w:r w:rsidRPr="00AA6AD5">
              <w:rPr>
                <w:color w:val="auto"/>
                <w:rPrChange w:id="534" w:author="TheWork Villa" w:date="2025-10-11T12:26:00Z" w16du:dateUtc="2025-10-11T06:56:00Z">
                  <w:rPr/>
                </w:rPrChange>
              </w:rPr>
              <w:t>Designation/Title</w:t>
            </w:r>
          </w:p>
        </w:tc>
        <w:tc>
          <w:tcPr>
            <w:tcW w:w="6653" w:type="dxa"/>
            <w:tcBorders>
              <w:top w:val="nil"/>
              <w:left w:val="nil"/>
              <w:bottom w:val="nil"/>
              <w:right w:val="nil"/>
            </w:tcBorders>
            <w:tcMar>
              <w:top w:w="80" w:type="dxa"/>
              <w:left w:w="80" w:type="dxa"/>
              <w:bottom w:w="80" w:type="dxa"/>
              <w:right w:w="80" w:type="dxa"/>
            </w:tcMar>
            <w:vAlign w:val="bottom"/>
          </w:tcPr>
          <w:p w14:paraId="253B52F6" w14:textId="77777777" w:rsidR="0088538F" w:rsidRPr="00AA6AD5" w:rsidRDefault="00306478" w:rsidP="004E5C69">
            <w:pPr>
              <w:pStyle w:val="NormalWeb"/>
              <w:spacing w:before="0" w:after="0"/>
              <w:ind w:right="-3"/>
              <w:jc w:val="both"/>
              <w:rPr>
                <w:b/>
                <w:color w:val="auto"/>
                <w:rPrChange w:id="535" w:author="TheWork Villa" w:date="2025-10-11T12:26:00Z" w16du:dateUtc="2025-10-11T06:56:00Z">
                  <w:rPr>
                    <w:b/>
                  </w:rPr>
                </w:rPrChange>
              </w:rPr>
            </w:pPr>
            <w:r w:rsidRPr="00AA6AD5">
              <w:rPr>
                <w:b/>
                <w:color w:val="auto"/>
                <w:rPrChange w:id="536" w:author="TheWork Villa" w:date="2025-10-11T12:26:00Z" w16du:dateUtc="2025-10-11T06:56:00Z">
                  <w:rPr>
                    <w:b/>
                  </w:rPr>
                </w:rPrChange>
              </w:rPr>
              <w:t xml:space="preserve">            </w:t>
            </w:r>
            <w:r w:rsidR="0088538F" w:rsidRPr="00AA6AD5">
              <w:rPr>
                <w:b/>
                <w:color w:val="auto"/>
                <w:rPrChange w:id="537" w:author="TheWork Villa" w:date="2025-10-11T12:26:00Z" w16du:dateUtc="2025-10-11T06:56:00Z">
                  <w:rPr>
                    <w:b/>
                  </w:rPr>
                </w:rPrChange>
              </w:rPr>
              <w:t xml:space="preserve">: </w:t>
            </w:r>
            <w:r w:rsidR="00CD30A2" w:rsidRPr="00AA6AD5">
              <w:rPr>
                <w:b/>
                <w:bCs/>
                <w:color w:val="auto"/>
                <w:rPrChange w:id="538" w:author="TheWork Villa" w:date="2025-10-11T12:26:00Z" w16du:dateUtc="2025-10-11T06:56:00Z">
                  <w:rPr>
                    <w:b/>
                    <w:bCs/>
                  </w:rPr>
                </w:rPrChange>
              </w:rPr>
              <w:t>Director</w:t>
            </w:r>
          </w:p>
        </w:tc>
      </w:tr>
    </w:tbl>
    <w:p w14:paraId="0F80418E" w14:textId="77777777" w:rsidR="00D40080" w:rsidRPr="00AA6AD5" w:rsidRDefault="00D40080" w:rsidP="00697A7B">
      <w:pPr>
        <w:pStyle w:val="Body"/>
        <w:widowControl w:val="0"/>
        <w:ind w:left="7" w:hanging="7"/>
        <w:jc w:val="both"/>
        <w:rPr>
          <w:color w:val="auto"/>
          <w:rPrChange w:id="539" w:author="TheWork Villa" w:date="2025-10-11T12:26:00Z" w16du:dateUtc="2025-10-11T06:56:00Z">
            <w:rPr/>
          </w:rPrChange>
        </w:rPr>
      </w:pPr>
    </w:p>
    <w:p w14:paraId="465F9511" w14:textId="77777777" w:rsidR="00D40080" w:rsidRPr="00AA6AD5" w:rsidRDefault="00D40080" w:rsidP="00697A7B">
      <w:pPr>
        <w:pStyle w:val="Body"/>
        <w:jc w:val="both"/>
        <w:rPr>
          <w:color w:val="auto"/>
          <w:rPrChange w:id="540" w:author="TheWork Villa" w:date="2025-10-11T12:26:00Z" w16du:dateUtc="2025-10-11T06:56:00Z">
            <w:rPr/>
          </w:rPrChange>
        </w:rPr>
      </w:pPr>
    </w:p>
    <w:p w14:paraId="5BE674A8" w14:textId="77777777" w:rsidR="00DF4C44" w:rsidRPr="00AA6AD5" w:rsidRDefault="00DF4C44" w:rsidP="004E5C69">
      <w:pPr>
        <w:pBdr>
          <w:top w:val="none" w:sz="0" w:space="0" w:color="auto"/>
          <w:left w:val="none" w:sz="0" w:space="0" w:color="auto"/>
          <w:bottom w:val="none" w:sz="0" w:space="0" w:color="auto"/>
          <w:right w:val="none" w:sz="0" w:space="0" w:color="auto"/>
          <w:between w:val="none" w:sz="0" w:space="0" w:color="auto"/>
          <w:bar w:val="none" w:sz="0" w:color="auto"/>
        </w:pBdr>
        <w:spacing w:after="160"/>
        <w:ind w:right="-3"/>
        <w:jc w:val="both"/>
        <w:rPr>
          <w:rFonts w:eastAsia="Times New Roman"/>
          <w:b/>
          <w:bCs/>
          <w:sz w:val="22"/>
          <w:szCs w:val="22"/>
          <w:bdr w:val="none" w:sz="0" w:space="0" w:color="auto"/>
          <w:rPrChange w:id="541" w:author="TheWork Villa" w:date="2025-10-11T12:26:00Z" w16du:dateUtc="2025-10-11T06:56:00Z">
            <w:rPr>
              <w:rFonts w:eastAsia="Times New Roman"/>
              <w:b/>
              <w:bCs/>
              <w:color w:val="000000"/>
              <w:sz w:val="22"/>
              <w:szCs w:val="22"/>
              <w:bdr w:val="none" w:sz="0" w:space="0" w:color="auto"/>
            </w:rPr>
          </w:rPrChange>
        </w:rPr>
      </w:pPr>
      <w:r w:rsidRPr="00AA6AD5">
        <w:rPr>
          <w:rFonts w:eastAsia="Times New Roman"/>
          <w:b/>
          <w:bCs/>
          <w:sz w:val="22"/>
          <w:szCs w:val="22"/>
          <w:u w:val="single"/>
          <w:bdr w:val="none" w:sz="0" w:space="0" w:color="auto"/>
          <w:rPrChange w:id="542" w:author="TheWork Villa" w:date="2025-10-11T12:26:00Z" w16du:dateUtc="2025-10-11T06:56:00Z">
            <w:rPr>
              <w:rFonts w:eastAsia="Times New Roman"/>
              <w:b/>
              <w:bCs/>
              <w:color w:val="000000"/>
              <w:sz w:val="22"/>
              <w:szCs w:val="22"/>
              <w:u w:val="single"/>
              <w:bdr w:val="none" w:sz="0" w:space="0" w:color="auto"/>
            </w:rPr>
          </w:rPrChange>
        </w:rPr>
        <w:t>WITNESS 1:</w:t>
      </w:r>
      <w:r w:rsidRPr="00AA6AD5">
        <w:rPr>
          <w:rFonts w:eastAsia="Times New Roman"/>
          <w:b/>
          <w:bCs/>
          <w:sz w:val="22"/>
          <w:szCs w:val="22"/>
          <w:bdr w:val="none" w:sz="0" w:space="0" w:color="auto"/>
          <w:rPrChange w:id="543" w:author="TheWork Villa" w:date="2025-10-11T12:26:00Z" w16du:dateUtc="2025-10-11T06:56:00Z">
            <w:rPr>
              <w:rFonts w:eastAsia="Times New Roman"/>
              <w:b/>
              <w:bCs/>
              <w:color w:val="000000"/>
              <w:sz w:val="22"/>
              <w:szCs w:val="22"/>
              <w:bdr w:val="none" w:sz="0" w:space="0" w:color="auto"/>
            </w:rPr>
          </w:rPrChange>
        </w:rPr>
        <w:tab/>
      </w:r>
      <w:r w:rsidRPr="00AA6AD5">
        <w:rPr>
          <w:rFonts w:eastAsia="Times New Roman"/>
          <w:b/>
          <w:bCs/>
          <w:sz w:val="22"/>
          <w:szCs w:val="22"/>
          <w:bdr w:val="none" w:sz="0" w:space="0" w:color="auto"/>
          <w:rPrChange w:id="544" w:author="TheWork Villa" w:date="2025-10-11T12:26:00Z" w16du:dateUtc="2025-10-11T06:56:00Z">
            <w:rPr>
              <w:rFonts w:eastAsia="Times New Roman"/>
              <w:b/>
              <w:bCs/>
              <w:color w:val="000000"/>
              <w:sz w:val="22"/>
              <w:szCs w:val="22"/>
              <w:bdr w:val="none" w:sz="0" w:space="0" w:color="auto"/>
            </w:rPr>
          </w:rPrChange>
        </w:rPr>
        <w:tab/>
      </w:r>
      <w:r w:rsidRPr="00AA6AD5">
        <w:rPr>
          <w:rFonts w:eastAsia="Times New Roman"/>
          <w:b/>
          <w:bCs/>
          <w:sz w:val="22"/>
          <w:szCs w:val="22"/>
          <w:bdr w:val="none" w:sz="0" w:space="0" w:color="auto"/>
          <w:rPrChange w:id="545" w:author="TheWork Villa" w:date="2025-10-11T12:26:00Z" w16du:dateUtc="2025-10-11T06:56:00Z">
            <w:rPr>
              <w:rFonts w:eastAsia="Times New Roman"/>
              <w:b/>
              <w:bCs/>
              <w:color w:val="000000"/>
              <w:sz w:val="22"/>
              <w:szCs w:val="22"/>
              <w:bdr w:val="none" w:sz="0" w:space="0" w:color="auto"/>
            </w:rPr>
          </w:rPrChange>
        </w:rPr>
        <w:tab/>
      </w:r>
      <w:r w:rsidRPr="00AA6AD5">
        <w:rPr>
          <w:rFonts w:eastAsia="Times New Roman"/>
          <w:b/>
          <w:bCs/>
          <w:sz w:val="22"/>
          <w:szCs w:val="22"/>
          <w:bdr w:val="none" w:sz="0" w:space="0" w:color="auto"/>
          <w:rPrChange w:id="546" w:author="TheWork Villa" w:date="2025-10-11T12:26:00Z" w16du:dateUtc="2025-10-11T06:56:00Z">
            <w:rPr>
              <w:rFonts w:eastAsia="Times New Roman"/>
              <w:b/>
              <w:bCs/>
              <w:color w:val="000000"/>
              <w:sz w:val="22"/>
              <w:szCs w:val="22"/>
              <w:bdr w:val="none" w:sz="0" w:space="0" w:color="auto"/>
            </w:rPr>
          </w:rPrChange>
        </w:rPr>
        <w:tab/>
      </w:r>
      <w:r w:rsidRPr="00AA6AD5">
        <w:rPr>
          <w:rFonts w:eastAsia="Times New Roman"/>
          <w:b/>
          <w:bCs/>
          <w:sz w:val="22"/>
          <w:szCs w:val="22"/>
          <w:bdr w:val="none" w:sz="0" w:space="0" w:color="auto"/>
          <w:rPrChange w:id="547" w:author="TheWork Villa" w:date="2025-10-11T12:26:00Z" w16du:dateUtc="2025-10-11T06:56:00Z">
            <w:rPr>
              <w:rFonts w:eastAsia="Times New Roman"/>
              <w:b/>
              <w:bCs/>
              <w:color w:val="000000"/>
              <w:sz w:val="22"/>
              <w:szCs w:val="22"/>
              <w:bdr w:val="none" w:sz="0" w:space="0" w:color="auto"/>
            </w:rPr>
          </w:rPrChange>
        </w:rPr>
        <w:tab/>
      </w:r>
      <w:r w:rsidRPr="00AA6AD5">
        <w:rPr>
          <w:rFonts w:eastAsia="Times New Roman"/>
          <w:b/>
          <w:bCs/>
          <w:sz w:val="22"/>
          <w:szCs w:val="22"/>
          <w:bdr w:val="none" w:sz="0" w:space="0" w:color="auto"/>
          <w:rPrChange w:id="548" w:author="TheWork Villa" w:date="2025-10-11T12:26:00Z" w16du:dateUtc="2025-10-11T06:56:00Z">
            <w:rPr>
              <w:rFonts w:eastAsia="Times New Roman"/>
              <w:b/>
              <w:bCs/>
              <w:color w:val="000000"/>
              <w:sz w:val="22"/>
              <w:szCs w:val="22"/>
              <w:bdr w:val="none" w:sz="0" w:space="0" w:color="auto"/>
            </w:rPr>
          </w:rPrChange>
        </w:rPr>
        <w:tab/>
      </w:r>
      <w:r w:rsidRPr="00AA6AD5">
        <w:rPr>
          <w:rFonts w:eastAsia="Times New Roman"/>
          <w:b/>
          <w:bCs/>
          <w:sz w:val="22"/>
          <w:szCs w:val="22"/>
          <w:bdr w:val="none" w:sz="0" w:space="0" w:color="auto"/>
          <w:rPrChange w:id="549" w:author="TheWork Villa" w:date="2025-10-11T12:26:00Z" w16du:dateUtc="2025-10-11T06:56:00Z">
            <w:rPr>
              <w:rFonts w:eastAsia="Times New Roman"/>
              <w:b/>
              <w:bCs/>
              <w:color w:val="000000"/>
              <w:sz w:val="22"/>
              <w:szCs w:val="22"/>
              <w:bdr w:val="none" w:sz="0" w:space="0" w:color="auto"/>
            </w:rPr>
          </w:rPrChange>
        </w:rPr>
        <w:tab/>
      </w:r>
      <w:r w:rsidRPr="00AA6AD5">
        <w:rPr>
          <w:rFonts w:eastAsia="Times New Roman"/>
          <w:b/>
          <w:bCs/>
          <w:sz w:val="22"/>
          <w:szCs w:val="22"/>
          <w:bdr w:val="none" w:sz="0" w:space="0" w:color="auto"/>
          <w:rPrChange w:id="550" w:author="TheWork Villa" w:date="2025-10-11T12:26:00Z" w16du:dateUtc="2025-10-11T06:56:00Z">
            <w:rPr>
              <w:rFonts w:eastAsia="Times New Roman"/>
              <w:b/>
              <w:bCs/>
              <w:color w:val="000000"/>
              <w:sz w:val="22"/>
              <w:szCs w:val="22"/>
              <w:bdr w:val="none" w:sz="0" w:space="0" w:color="auto"/>
            </w:rPr>
          </w:rPrChange>
        </w:rPr>
        <w:tab/>
      </w:r>
      <w:r w:rsidRPr="00AA6AD5">
        <w:rPr>
          <w:rFonts w:eastAsia="Times New Roman"/>
          <w:b/>
          <w:bCs/>
          <w:sz w:val="22"/>
          <w:szCs w:val="22"/>
          <w:u w:val="single"/>
          <w:bdr w:val="none" w:sz="0" w:space="0" w:color="auto"/>
          <w:rPrChange w:id="551" w:author="TheWork Villa" w:date="2025-10-11T12:26:00Z" w16du:dateUtc="2025-10-11T06:56:00Z">
            <w:rPr>
              <w:rFonts w:eastAsia="Times New Roman"/>
              <w:b/>
              <w:bCs/>
              <w:color w:val="000000"/>
              <w:sz w:val="22"/>
              <w:szCs w:val="22"/>
              <w:u w:val="single"/>
              <w:bdr w:val="none" w:sz="0" w:space="0" w:color="auto"/>
            </w:rPr>
          </w:rPrChange>
        </w:rPr>
        <w:t>WITNESS 2:</w:t>
      </w:r>
    </w:p>
    <w:p w14:paraId="331635D0" w14:textId="77777777" w:rsidR="00DF4C44" w:rsidRPr="00AA6AD5" w:rsidRDefault="00DF4C44" w:rsidP="004E5C69">
      <w:pPr>
        <w:pBdr>
          <w:top w:val="none" w:sz="0" w:space="0" w:color="auto"/>
          <w:left w:val="none" w:sz="0" w:space="0" w:color="auto"/>
          <w:bottom w:val="none" w:sz="0" w:space="0" w:color="auto"/>
          <w:right w:val="none" w:sz="0" w:space="0" w:color="auto"/>
          <w:between w:val="none" w:sz="0" w:space="0" w:color="auto"/>
          <w:bar w:val="none" w:sz="0" w:color="auto"/>
        </w:pBdr>
        <w:spacing w:after="160"/>
        <w:ind w:right="-3"/>
        <w:jc w:val="both"/>
        <w:rPr>
          <w:rFonts w:eastAsia="Times New Roman"/>
          <w:bdr w:val="none" w:sz="0" w:space="0" w:color="auto"/>
        </w:rPr>
      </w:pPr>
      <w:r w:rsidRPr="00AA6AD5">
        <w:rPr>
          <w:rFonts w:eastAsia="Times New Roman"/>
          <w:b/>
          <w:bCs/>
          <w:sz w:val="22"/>
          <w:szCs w:val="22"/>
          <w:bdr w:val="none" w:sz="0" w:space="0" w:color="auto"/>
          <w:rPrChange w:id="552" w:author="TheWork Villa" w:date="2025-10-11T12:26:00Z" w16du:dateUtc="2025-10-11T06:56:00Z">
            <w:rPr>
              <w:rFonts w:eastAsia="Times New Roman"/>
              <w:b/>
              <w:bCs/>
              <w:color w:val="000000"/>
              <w:sz w:val="22"/>
              <w:szCs w:val="22"/>
              <w:bdr w:val="none" w:sz="0" w:space="0" w:color="auto"/>
            </w:rPr>
          </w:rPrChange>
        </w:rPr>
        <w:t xml:space="preserve">Name:                                                                           </w:t>
      </w:r>
      <w:r w:rsidRPr="00AA6AD5">
        <w:rPr>
          <w:rFonts w:eastAsia="Times New Roman"/>
          <w:b/>
          <w:bCs/>
          <w:sz w:val="22"/>
          <w:szCs w:val="22"/>
          <w:bdr w:val="none" w:sz="0" w:space="0" w:color="auto"/>
          <w:rPrChange w:id="553" w:author="TheWork Villa" w:date="2025-10-11T12:26:00Z" w16du:dateUtc="2025-10-11T06:56:00Z">
            <w:rPr>
              <w:rFonts w:eastAsia="Times New Roman"/>
              <w:b/>
              <w:bCs/>
              <w:color w:val="000000"/>
              <w:sz w:val="22"/>
              <w:szCs w:val="22"/>
              <w:bdr w:val="none" w:sz="0" w:space="0" w:color="auto"/>
            </w:rPr>
          </w:rPrChange>
        </w:rPr>
        <w:tab/>
      </w:r>
      <w:r w:rsidRPr="00AA6AD5">
        <w:rPr>
          <w:rFonts w:eastAsia="Times New Roman"/>
          <w:b/>
          <w:bCs/>
          <w:sz w:val="22"/>
          <w:szCs w:val="22"/>
          <w:bdr w:val="none" w:sz="0" w:space="0" w:color="auto"/>
          <w:rPrChange w:id="554" w:author="TheWork Villa" w:date="2025-10-11T12:26:00Z" w16du:dateUtc="2025-10-11T06:56:00Z">
            <w:rPr>
              <w:rFonts w:eastAsia="Times New Roman"/>
              <w:b/>
              <w:bCs/>
              <w:color w:val="000000"/>
              <w:sz w:val="22"/>
              <w:szCs w:val="22"/>
              <w:bdr w:val="none" w:sz="0" w:space="0" w:color="auto"/>
            </w:rPr>
          </w:rPrChange>
        </w:rPr>
        <w:tab/>
      </w:r>
      <w:r w:rsidRPr="00AA6AD5">
        <w:rPr>
          <w:rFonts w:eastAsia="Times New Roman"/>
          <w:b/>
          <w:bCs/>
          <w:sz w:val="22"/>
          <w:szCs w:val="22"/>
          <w:bdr w:val="none" w:sz="0" w:space="0" w:color="auto"/>
          <w:rPrChange w:id="555" w:author="TheWork Villa" w:date="2025-10-11T12:26:00Z" w16du:dateUtc="2025-10-11T06:56:00Z">
            <w:rPr>
              <w:rFonts w:eastAsia="Times New Roman"/>
              <w:b/>
              <w:bCs/>
              <w:color w:val="000000"/>
              <w:sz w:val="22"/>
              <w:szCs w:val="22"/>
              <w:bdr w:val="none" w:sz="0" w:space="0" w:color="auto"/>
            </w:rPr>
          </w:rPrChange>
        </w:rPr>
        <w:tab/>
        <w:t>Name:</w:t>
      </w:r>
    </w:p>
    <w:p w14:paraId="761B2BCD" w14:textId="77777777" w:rsidR="00DF4C44" w:rsidRPr="00AA6AD5" w:rsidRDefault="00DF4C44" w:rsidP="004E5C69">
      <w:pPr>
        <w:pBdr>
          <w:top w:val="none" w:sz="0" w:space="0" w:color="auto"/>
          <w:left w:val="none" w:sz="0" w:space="0" w:color="auto"/>
          <w:bottom w:val="none" w:sz="0" w:space="0" w:color="auto"/>
          <w:right w:val="none" w:sz="0" w:space="0" w:color="auto"/>
          <w:between w:val="none" w:sz="0" w:space="0" w:color="auto"/>
          <w:bar w:val="none" w:sz="0" w:color="auto"/>
        </w:pBdr>
        <w:spacing w:after="160"/>
        <w:ind w:right="-3"/>
        <w:jc w:val="both"/>
        <w:rPr>
          <w:rFonts w:eastAsia="Times New Roman"/>
          <w:bdr w:val="none" w:sz="0" w:space="0" w:color="auto"/>
        </w:rPr>
      </w:pPr>
      <w:r w:rsidRPr="00AA6AD5">
        <w:rPr>
          <w:rFonts w:eastAsia="Times New Roman"/>
          <w:b/>
          <w:bCs/>
          <w:sz w:val="22"/>
          <w:szCs w:val="22"/>
          <w:bdr w:val="none" w:sz="0" w:space="0" w:color="auto"/>
          <w:rPrChange w:id="556" w:author="TheWork Villa" w:date="2025-10-11T12:26:00Z" w16du:dateUtc="2025-10-11T06:56:00Z">
            <w:rPr>
              <w:rFonts w:eastAsia="Times New Roman"/>
              <w:b/>
              <w:bCs/>
              <w:color w:val="000000"/>
              <w:sz w:val="22"/>
              <w:szCs w:val="22"/>
              <w:bdr w:val="none" w:sz="0" w:space="0" w:color="auto"/>
            </w:rPr>
          </w:rPrChange>
        </w:rPr>
        <w:t>A</w:t>
      </w:r>
      <w:r w:rsidR="00C16DE6" w:rsidRPr="00AA6AD5">
        <w:rPr>
          <w:rFonts w:eastAsia="Times New Roman"/>
          <w:b/>
          <w:bCs/>
          <w:sz w:val="22"/>
          <w:szCs w:val="22"/>
          <w:bdr w:val="none" w:sz="0" w:space="0" w:color="auto"/>
          <w:rPrChange w:id="557" w:author="TheWork Villa" w:date="2025-10-11T12:26:00Z" w16du:dateUtc="2025-10-11T06:56:00Z">
            <w:rPr>
              <w:rFonts w:eastAsia="Times New Roman"/>
              <w:b/>
              <w:bCs/>
              <w:color w:val="000000"/>
              <w:sz w:val="22"/>
              <w:szCs w:val="22"/>
              <w:bdr w:val="none" w:sz="0" w:space="0" w:color="auto"/>
            </w:rPr>
          </w:rPrChange>
        </w:rPr>
        <w:t>a</w:t>
      </w:r>
      <w:r w:rsidRPr="00AA6AD5">
        <w:rPr>
          <w:rFonts w:eastAsia="Times New Roman"/>
          <w:b/>
          <w:bCs/>
          <w:sz w:val="22"/>
          <w:szCs w:val="22"/>
          <w:bdr w:val="none" w:sz="0" w:space="0" w:color="auto"/>
          <w:rPrChange w:id="558" w:author="TheWork Villa" w:date="2025-10-11T12:26:00Z" w16du:dateUtc="2025-10-11T06:56:00Z">
            <w:rPr>
              <w:rFonts w:eastAsia="Times New Roman"/>
              <w:b/>
              <w:bCs/>
              <w:color w:val="000000"/>
              <w:sz w:val="22"/>
              <w:szCs w:val="22"/>
              <w:bdr w:val="none" w:sz="0" w:space="0" w:color="auto"/>
            </w:rPr>
          </w:rPrChange>
        </w:rPr>
        <w:t xml:space="preserve">dhar Number:                                                             </w:t>
      </w:r>
      <w:r w:rsidRPr="00AA6AD5">
        <w:rPr>
          <w:rFonts w:eastAsia="Times New Roman"/>
          <w:b/>
          <w:bCs/>
          <w:sz w:val="22"/>
          <w:szCs w:val="22"/>
          <w:bdr w:val="none" w:sz="0" w:space="0" w:color="auto"/>
          <w:rPrChange w:id="559" w:author="TheWork Villa" w:date="2025-10-11T12:26:00Z" w16du:dateUtc="2025-10-11T06:56:00Z">
            <w:rPr>
              <w:rFonts w:eastAsia="Times New Roman"/>
              <w:b/>
              <w:bCs/>
              <w:color w:val="000000"/>
              <w:sz w:val="22"/>
              <w:szCs w:val="22"/>
              <w:bdr w:val="none" w:sz="0" w:space="0" w:color="auto"/>
            </w:rPr>
          </w:rPrChange>
        </w:rPr>
        <w:tab/>
      </w:r>
      <w:r w:rsidRPr="00AA6AD5">
        <w:rPr>
          <w:rFonts w:eastAsia="Times New Roman"/>
          <w:b/>
          <w:bCs/>
          <w:sz w:val="22"/>
          <w:szCs w:val="22"/>
          <w:bdr w:val="none" w:sz="0" w:space="0" w:color="auto"/>
          <w:rPrChange w:id="560" w:author="TheWork Villa" w:date="2025-10-11T12:26:00Z" w16du:dateUtc="2025-10-11T06:56:00Z">
            <w:rPr>
              <w:rFonts w:eastAsia="Times New Roman"/>
              <w:b/>
              <w:bCs/>
              <w:color w:val="000000"/>
              <w:sz w:val="22"/>
              <w:szCs w:val="22"/>
              <w:bdr w:val="none" w:sz="0" w:space="0" w:color="auto"/>
            </w:rPr>
          </w:rPrChange>
        </w:rPr>
        <w:tab/>
      </w:r>
      <w:r w:rsidRPr="00AA6AD5">
        <w:rPr>
          <w:rFonts w:eastAsia="Times New Roman"/>
          <w:b/>
          <w:bCs/>
          <w:sz w:val="22"/>
          <w:szCs w:val="22"/>
          <w:bdr w:val="none" w:sz="0" w:space="0" w:color="auto"/>
          <w:rPrChange w:id="561" w:author="TheWork Villa" w:date="2025-10-11T12:26:00Z" w16du:dateUtc="2025-10-11T06:56:00Z">
            <w:rPr>
              <w:rFonts w:eastAsia="Times New Roman"/>
              <w:b/>
              <w:bCs/>
              <w:color w:val="000000"/>
              <w:sz w:val="22"/>
              <w:szCs w:val="22"/>
              <w:bdr w:val="none" w:sz="0" w:space="0" w:color="auto"/>
            </w:rPr>
          </w:rPrChange>
        </w:rPr>
        <w:tab/>
        <w:t>A</w:t>
      </w:r>
      <w:r w:rsidR="00C16DE6" w:rsidRPr="00AA6AD5">
        <w:rPr>
          <w:rFonts w:eastAsia="Times New Roman"/>
          <w:b/>
          <w:bCs/>
          <w:sz w:val="22"/>
          <w:szCs w:val="22"/>
          <w:bdr w:val="none" w:sz="0" w:space="0" w:color="auto"/>
          <w:rPrChange w:id="562" w:author="TheWork Villa" w:date="2025-10-11T12:26:00Z" w16du:dateUtc="2025-10-11T06:56:00Z">
            <w:rPr>
              <w:rFonts w:eastAsia="Times New Roman"/>
              <w:b/>
              <w:bCs/>
              <w:color w:val="000000"/>
              <w:sz w:val="22"/>
              <w:szCs w:val="22"/>
              <w:bdr w:val="none" w:sz="0" w:space="0" w:color="auto"/>
            </w:rPr>
          </w:rPrChange>
        </w:rPr>
        <w:t>a</w:t>
      </w:r>
      <w:r w:rsidRPr="00AA6AD5">
        <w:rPr>
          <w:rFonts w:eastAsia="Times New Roman"/>
          <w:b/>
          <w:bCs/>
          <w:sz w:val="22"/>
          <w:szCs w:val="22"/>
          <w:bdr w:val="none" w:sz="0" w:space="0" w:color="auto"/>
          <w:rPrChange w:id="563" w:author="TheWork Villa" w:date="2025-10-11T12:26:00Z" w16du:dateUtc="2025-10-11T06:56:00Z">
            <w:rPr>
              <w:rFonts w:eastAsia="Times New Roman"/>
              <w:b/>
              <w:bCs/>
              <w:color w:val="000000"/>
              <w:sz w:val="22"/>
              <w:szCs w:val="22"/>
              <w:bdr w:val="none" w:sz="0" w:space="0" w:color="auto"/>
            </w:rPr>
          </w:rPrChange>
        </w:rPr>
        <w:t>dhar Number:</w:t>
      </w:r>
    </w:p>
    <w:p w14:paraId="0B6C3D01" w14:textId="77777777" w:rsidR="00DF4C44" w:rsidRPr="00AA6AD5" w:rsidRDefault="00DF4C44" w:rsidP="004E5C69">
      <w:pPr>
        <w:pBdr>
          <w:top w:val="none" w:sz="0" w:space="0" w:color="auto"/>
          <w:left w:val="none" w:sz="0" w:space="0" w:color="auto"/>
          <w:bottom w:val="none" w:sz="0" w:space="0" w:color="auto"/>
          <w:right w:val="none" w:sz="0" w:space="0" w:color="auto"/>
          <w:between w:val="none" w:sz="0" w:space="0" w:color="auto"/>
          <w:bar w:val="none" w:sz="0" w:color="auto"/>
        </w:pBdr>
        <w:spacing w:after="160"/>
        <w:ind w:right="-3"/>
        <w:jc w:val="both"/>
        <w:rPr>
          <w:rFonts w:eastAsia="Times New Roman"/>
          <w:bdr w:val="none" w:sz="0" w:space="0" w:color="auto"/>
        </w:rPr>
      </w:pPr>
      <w:r w:rsidRPr="00AA6AD5">
        <w:rPr>
          <w:rFonts w:eastAsia="Times New Roman"/>
          <w:b/>
          <w:bCs/>
          <w:sz w:val="22"/>
          <w:szCs w:val="22"/>
          <w:bdr w:val="none" w:sz="0" w:space="0" w:color="auto"/>
          <w:rPrChange w:id="564" w:author="TheWork Villa" w:date="2025-10-11T12:26:00Z" w16du:dateUtc="2025-10-11T06:56:00Z">
            <w:rPr>
              <w:rFonts w:eastAsia="Times New Roman"/>
              <w:b/>
              <w:bCs/>
              <w:color w:val="000000"/>
              <w:sz w:val="22"/>
              <w:szCs w:val="22"/>
              <w:bdr w:val="none" w:sz="0" w:space="0" w:color="auto"/>
            </w:rPr>
          </w:rPrChange>
        </w:rPr>
        <w:t>A</w:t>
      </w:r>
      <w:r w:rsidR="00C16DE6" w:rsidRPr="00AA6AD5">
        <w:rPr>
          <w:rFonts w:eastAsia="Times New Roman"/>
          <w:b/>
          <w:bCs/>
          <w:sz w:val="22"/>
          <w:szCs w:val="22"/>
          <w:bdr w:val="none" w:sz="0" w:space="0" w:color="auto"/>
          <w:rPrChange w:id="565" w:author="TheWork Villa" w:date="2025-10-11T12:26:00Z" w16du:dateUtc="2025-10-11T06:56:00Z">
            <w:rPr>
              <w:rFonts w:eastAsia="Times New Roman"/>
              <w:b/>
              <w:bCs/>
              <w:color w:val="000000"/>
              <w:sz w:val="22"/>
              <w:szCs w:val="22"/>
              <w:bdr w:val="none" w:sz="0" w:space="0" w:color="auto"/>
            </w:rPr>
          </w:rPrChange>
        </w:rPr>
        <w:t>a</w:t>
      </w:r>
      <w:r w:rsidRPr="00AA6AD5">
        <w:rPr>
          <w:rFonts w:eastAsia="Times New Roman"/>
          <w:b/>
          <w:bCs/>
          <w:sz w:val="22"/>
          <w:szCs w:val="22"/>
          <w:bdr w:val="none" w:sz="0" w:space="0" w:color="auto"/>
          <w:rPrChange w:id="566" w:author="TheWork Villa" w:date="2025-10-11T12:26:00Z" w16du:dateUtc="2025-10-11T06:56:00Z">
            <w:rPr>
              <w:rFonts w:eastAsia="Times New Roman"/>
              <w:b/>
              <w:bCs/>
              <w:color w:val="000000"/>
              <w:sz w:val="22"/>
              <w:szCs w:val="22"/>
              <w:bdr w:val="none" w:sz="0" w:space="0" w:color="auto"/>
            </w:rPr>
          </w:rPrChange>
        </w:rPr>
        <w:t xml:space="preserve">dhar Linked Mobile No:                                            </w:t>
      </w:r>
      <w:r w:rsidRPr="00AA6AD5">
        <w:rPr>
          <w:rFonts w:eastAsia="Times New Roman"/>
          <w:b/>
          <w:bCs/>
          <w:sz w:val="22"/>
          <w:szCs w:val="22"/>
          <w:bdr w:val="none" w:sz="0" w:space="0" w:color="auto"/>
          <w:rPrChange w:id="567" w:author="TheWork Villa" w:date="2025-10-11T12:26:00Z" w16du:dateUtc="2025-10-11T06:56:00Z">
            <w:rPr>
              <w:rFonts w:eastAsia="Times New Roman"/>
              <w:b/>
              <w:bCs/>
              <w:color w:val="000000"/>
              <w:sz w:val="22"/>
              <w:szCs w:val="22"/>
              <w:bdr w:val="none" w:sz="0" w:space="0" w:color="auto"/>
            </w:rPr>
          </w:rPrChange>
        </w:rPr>
        <w:tab/>
      </w:r>
      <w:r w:rsidRPr="00AA6AD5">
        <w:rPr>
          <w:rFonts w:eastAsia="Times New Roman"/>
          <w:b/>
          <w:bCs/>
          <w:sz w:val="22"/>
          <w:szCs w:val="22"/>
          <w:bdr w:val="none" w:sz="0" w:space="0" w:color="auto"/>
          <w:rPrChange w:id="568" w:author="TheWork Villa" w:date="2025-10-11T12:26:00Z" w16du:dateUtc="2025-10-11T06:56:00Z">
            <w:rPr>
              <w:rFonts w:eastAsia="Times New Roman"/>
              <w:b/>
              <w:bCs/>
              <w:color w:val="000000"/>
              <w:sz w:val="22"/>
              <w:szCs w:val="22"/>
              <w:bdr w:val="none" w:sz="0" w:space="0" w:color="auto"/>
            </w:rPr>
          </w:rPrChange>
        </w:rPr>
        <w:tab/>
      </w:r>
      <w:r w:rsidRPr="00AA6AD5">
        <w:rPr>
          <w:rFonts w:eastAsia="Times New Roman"/>
          <w:b/>
          <w:bCs/>
          <w:sz w:val="22"/>
          <w:szCs w:val="22"/>
          <w:bdr w:val="none" w:sz="0" w:space="0" w:color="auto"/>
          <w:rPrChange w:id="569" w:author="TheWork Villa" w:date="2025-10-11T12:26:00Z" w16du:dateUtc="2025-10-11T06:56:00Z">
            <w:rPr>
              <w:rFonts w:eastAsia="Times New Roman"/>
              <w:b/>
              <w:bCs/>
              <w:color w:val="000000"/>
              <w:sz w:val="22"/>
              <w:szCs w:val="22"/>
              <w:bdr w:val="none" w:sz="0" w:space="0" w:color="auto"/>
            </w:rPr>
          </w:rPrChange>
        </w:rPr>
        <w:tab/>
        <w:t>A</w:t>
      </w:r>
      <w:r w:rsidR="00C16DE6" w:rsidRPr="00AA6AD5">
        <w:rPr>
          <w:rFonts w:eastAsia="Times New Roman"/>
          <w:b/>
          <w:bCs/>
          <w:sz w:val="22"/>
          <w:szCs w:val="22"/>
          <w:bdr w:val="none" w:sz="0" w:space="0" w:color="auto"/>
          <w:rPrChange w:id="570" w:author="TheWork Villa" w:date="2025-10-11T12:26:00Z" w16du:dateUtc="2025-10-11T06:56:00Z">
            <w:rPr>
              <w:rFonts w:eastAsia="Times New Roman"/>
              <w:b/>
              <w:bCs/>
              <w:color w:val="000000"/>
              <w:sz w:val="22"/>
              <w:szCs w:val="22"/>
              <w:bdr w:val="none" w:sz="0" w:space="0" w:color="auto"/>
            </w:rPr>
          </w:rPrChange>
        </w:rPr>
        <w:t>a</w:t>
      </w:r>
      <w:r w:rsidRPr="00AA6AD5">
        <w:rPr>
          <w:rFonts w:eastAsia="Times New Roman"/>
          <w:b/>
          <w:bCs/>
          <w:sz w:val="22"/>
          <w:szCs w:val="22"/>
          <w:bdr w:val="none" w:sz="0" w:space="0" w:color="auto"/>
          <w:rPrChange w:id="571" w:author="TheWork Villa" w:date="2025-10-11T12:26:00Z" w16du:dateUtc="2025-10-11T06:56:00Z">
            <w:rPr>
              <w:rFonts w:eastAsia="Times New Roman"/>
              <w:b/>
              <w:bCs/>
              <w:color w:val="000000"/>
              <w:sz w:val="22"/>
              <w:szCs w:val="22"/>
              <w:bdr w:val="none" w:sz="0" w:space="0" w:color="auto"/>
            </w:rPr>
          </w:rPrChange>
        </w:rPr>
        <w:t>dhar Linked Mobile No:</w:t>
      </w:r>
    </w:p>
    <w:p w14:paraId="526D07A2" w14:textId="77777777" w:rsidR="00DF4C44" w:rsidRPr="00AA6AD5" w:rsidRDefault="00DF4C44" w:rsidP="004E5C69">
      <w:pPr>
        <w:pBdr>
          <w:top w:val="none" w:sz="0" w:space="0" w:color="auto"/>
          <w:left w:val="none" w:sz="0" w:space="0" w:color="auto"/>
          <w:bottom w:val="none" w:sz="0" w:space="0" w:color="auto"/>
          <w:right w:val="none" w:sz="0" w:space="0" w:color="auto"/>
          <w:between w:val="none" w:sz="0" w:space="0" w:color="auto"/>
          <w:bar w:val="none" w:sz="0" w:color="auto"/>
        </w:pBdr>
        <w:spacing w:after="160"/>
        <w:ind w:right="-3"/>
        <w:jc w:val="both"/>
        <w:rPr>
          <w:rFonts w:eastAsia="Times New Roman"/>
          <w:bdr w:val="none" w:sz="0" w:space="0" w:color="auto"/>
        </w:rPr>
      </w:pPr>
      <w:r w:rsidRPr="00AA6AD5">
        <w:rPr>
          <w:rFonts w:eastAsia="Times New Roman"/>
          <w:b/>
          <w:bCs/>
          <w:sz w:val="22"/>
          <w:szCs w:val="22"/>
          <w:bdr w:val="none" w:sz="0" w:space="0" w:color="auto"/>
          <w:rPrChange w:id="572" w:author="TheWork Villa" w:date="2025-10-11T12:26:00Z" w16du:dateUtc="2025-10-11T06:56:00Z">
            <w:rPr>
              <w:rFonts w:eastAsia="Times New Roman"/>
              <w:b/>
              <w:bCs/>
              <w:color w:val="000000"/>
              <w:sz w:val="22"/>
              <w:szCs w:val="22"/>
              <w:bdr w:val="none" w:sz="0" w:space="0" w:color="auto"/>
            </w:rPr>
          </w:rPrChange>
        </w:rPr>
        <w:t xml:space="preserve">Signature:                                                                         </w:t>
      </w:r>
      <w:r w:rsidRPr="00AA6AD5">
        <w:rPr>
          <w:rFonts w:eastAsia="Times New Roman"/>
          <w:b/>
          <w:bCs/>
          <w:sz w:val="22"/>
          <w:szCs w:val="22"/>
          <w:bdr w:val="none" w:sz="0" w:space="0" w:color="auto"/>
          <w:rPrChange w:id="573" w:author="TheWork Villa" w:date="2025-10-11T12:26:00Z" w16du:dateUtc="2025-10-11T06:56:00Z">
            <w:rPr>
              <w:rFonts w:eastAsia="Times New Roman"/>
              <w:b/>
              <w:bCs/>
              <w:color w:val="000000"/>
              <w:sz w:val="22"/>
              <w:szCs w:val="22"/>
              <w:bdr w:val="none" w:sz="0" w:space="0" w:color="auto"/>
            </w:rPr>
          </w:rPrChange>
        </w:rPr>
        <w:tab/>
      </w:r>
      <w:r w:rsidRPr="00AA6AD5">
        <w:rPr>
          <w:rFonts w:eastAsia="Times New Roman"/>
          <w:b/>
          <w:bCs/>
          <w:sz w:val="22"/>
          <w:szCs w:val="22"/>
          <w:bdr w:val="none" w:sz="0" w:space="0" w:color="auto"/>
          <w:rPrChange w:id="574" w:author="TheWork Villa" w:date="2025-10-11T12:26:00Z" w16du:dateUtc="2025-10-11T06:56:00Z">
            <w:rPr>
              <w:rFonts w:eastAsia="Times New Roman"/>
              <w:b/>
              <w:bCs/>
              <w:color w:val="000000"/>
              <w:sz w:val="22"/>
              <w:szCs w:val="22"/>
              <w:bdr w:val="none" w:sz="0" w:space="0" w:color="auto"/>
            </w:rPr>
          </w:rPrChange>
        </w:rPr>
        <w:tab/>
      </w:r>
      <w:r w:rsidR="00C16DE6" w:rsidRPr="00AA6AD5">
        <w:rPr>
          <w:rFonts w:eastAsia="Times New Roman"/>
          <w:b/>
          <w:bCs/>
          <w:sz w:val="22"/>
          <w:szCs w:val="22"/>
          <w:bdr w:val="none" w:sz="0" w:space="0" w:color="auto"/>
          <w:rPrChange w:id="575" w:author="TheWork Villa" w:date="2025-10-11T12:26:00Z" w16du:dateUtc="2025-10-11T06:56:00Z">
            <w:rPr>
              <w:rFonts w:eastAsia="Times New Roman"/>
              <w:b/>
              <w:bCs/>
              <w:color w:val="000000"/>
              <w:sz w:val="22"/>
              <w:szCs w:val="22"/>
              <w:bdr w:val="none" w:sz="0" w:space="0" w:color="auto"/>
            </w:rPr>
          </w:rPrChange>
        </w:rPr>
        <w:tab/>
      </w:r>
      <w:r w:rsidRPr="00AA6AD5">
        <w:rPr>
          <w:rFonts w:eastAsia="Times New Roman"/>
          <w:b/>
          <w:bCs/>
          <w:sz w:val="22"/>
          <w:szCs w:val="22"/>
          <w:bdr w:val="none" w:sz="0" w:space="0" w:color="auto"/>
          <w:rPrChange w:id="576" w:author="TheWork Villa" w:date="2025-10-11T12:26:00Z" w16du:dateUtc="2025-10-11T06:56:00Z">
            <w:rPr>
              <w:rFonts w:eastAsia="Times New Roman"/>
              <w:b/>
              <w:bCs/>
              <w:color w:val="000000"/>
              <w:sz w:val="22"/>
              <w:szCs w:val="22"/>
              <w:bdr w:val="none" w:sz="0" w:space="0" w:color="auto"/>
            </w:rPr>
          </w:rPrChange>
        </w:rPr>
        <w:t>Signature:</w:t>
      </w:r>
    </w:p>
    <w:p w14:paraId="3BCABB80" w14:textId="77777777" w:rsidR="00DF4C44" w:rsidRPr="00AA6AD5" w:rsidRDefault="00DF4C44" w:rsidP="004E5C69">
      <w:pPr>
        <w:pStyle w:val="Body"/>
        <w:jc w:val="both"/>
        <w:rPr>
          <w:color w:val="auto"/>
          <w:rPrChange w:id="577" w:author="TheWork Villa" w:date="2025-10-11T12:26:00Z" w16du:dateUtc="2025-10-11T06:56:00Z">
            <w:rPr/>
          </w:rPrChange>
        </w:rPr>
      </w:pPr>
    </w:p>
    <w:sectPr w:rsidR="00DF4C44" w:rsidRPr="00AA6AD5" w:rsidSect="00AD0549">
      <w:headerReference w:type="default" r:id="rId11"/>
      <w:pgSz w:w="12240" w:h="15840"/>
      <w:pgMar w:top="540" w:right="1170" w:bottom="1440" w:left="993"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E0770" w14:textId="77777777" w:rsidR="00CC5F27" w:rsidRDefault="00CC5F27">
      <w:r>
        <w:separator/>
      </w:r>
    </w:p>
  </w:endnote>
  <w:endnote w:type="continuationSeparator" w:id="0">
    <w:p w14:paraId="03507F96" w14:textId="77777777" w:rsidR="00CC5F27" w:rsidRDefault="00CC5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Arial MT">
    <w:altName w:val="Arial"/>
    <w:charset w:val="01"/>
    <w:family w:val="swiss"/>
    <w:pitch w:val="variable"/>
  </w:font>
  <w:font w:name="Helvetica Neue">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F904C" w14:textId="77777777" w:rsidR="00CC5F27" w:rsidRDefault="00CC5F27">
      <w:r>
        <w:separator/>
      </w:r>
    </w:p>
  </w:footnote>
  <w:footnote w:type="continuationSeparator" w:id="0">
    <w:p w14:paraId="2BB7D048" w14:textId="77777777" w:rsidR="00CC5F27" w:rsidRDefault="00CC5F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F83A5" w14:textId="77777777" w:rsidR="00D40080" w:rsidRDefault="00D40080">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6B7F"/>
    <w:multiLevelType w:val="hybridMultilevel"/>
    <w:tmpl w:val="A752A28E"/>
    <w:numStyleLink w:val="ImportedStyle10"/>
  </w:abstractNum>
  <w:abstractNum w:abstractNumId="1" w15:restartNumberingAfterBreak="0">
    <w:nsid w:val="069D5890"/>
    <w:multiLevelType w:val="hybridMultilevel"/>
    <w:tmpl w:val="C9FC3C6C"/>
    <w:styleLink w:val="ImportedStyle1"/>
    <w:lvl w:ilvl="0" w:tplc="66A8C502">
      <w:start w:val="1"/>
      <w:numFmt w:val="upperLetter"/>
      <w:lvlText w:val="%1."/>
      <w:lvlJc w:val="left"/>
      <w:pPr>
        <w:ind w:left="720" w:hanging="720"/>
      </w:pPr>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rPr>
    </w:lvl>
    <w:lvl w:ilvl="1" w:tplc="64FCB73C">
      <w:start w:val="1"/>
      <w:numFmt w:val="lowerRoman"/>
      <w:lvlText w:val="(%2)"/>
      <w:lvlJc w:val="left"/>
      <w:pPr>
        <w:ind w:left="1800" w:hanging="1080"/>
      </w:pPr>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rPr>
    </w:lvl>
    <w:lvl w:ilvl="2" w:tplc="2982C86A">
      <w:start w:val="1"/>
      <w:numFmt w:val="lowerRoman"/>
      <w:lvlText w:val="%3."/>
      <w:lvlJc w:val="left"/>
      <w:pPr>
        <w:ind w:left="2160" w:hanging="650"/>
      </w:pPr>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rPr>
    </w:lvl>
    <w:lvl w:ilvl="3" w:tplc="310AD752">
      <w:start w:val="1"/>
      <w:numFmt w:val="decimal"/>
      <w:lvlText w:val="%4."/>
      <w:lvlJc w:val="left"/>
      <w:pPr>
        <w:ind w:left="1210" w:hanging="720"/>
      </w:pPr>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rPr>
    </w:lvl>
    <w:lvl w:ilvl="4" w:tplc="072A554E">
      <w:start w:val="1"/>
      <w:numFmt w:val="lowerLetter"/>
      <w:lvlText w:val="%5."/>
      <w:lvlJc w:val="left"/>
      <w:pPr>
        <w:ind w:left="3600" w:hanging="720"/>
      </w:pPr>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rPr>
    </w:lvl>
    <w:lvl w:ilvl="5" w:tplc="F988889A">
      <w:start w:val="1"/>
      <w:numFmt w:val="lowerRoman"/>
      <w:lvlText w:val="%6."/>
      <w:lvlJc w:val="left"/>
      <w:pPr>
        <w:ind w:left="4320" w:hanging="650"/>
      </w:pPr>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rPr>
    </w:lvl>
    <w:lvl w:ilvl="6" w:tplc="0788475E">
      <w:start w:val="1"/>
      <w:numFmt w:val="decimal"/>
      <w:lvlText w:val="%7."/>
      <w:lvlJc w:val="left"/>
      <w:pPr>
        <w:ind w:left="5040" w:hanging="720"/>
      </w:pPr>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rPr>
    </w:lvl>
    <w:lvl w:ilvl="7" w:tplc="5F944F92">
      <w:start w:val="1"/>
      <w:numFmt w:val="lowerLetter"/>
      <w:lvlText w:val="%8."/>
      <w:lvlJc w:val="left"/>
      <w:pPr>
        <w:ind w:left="5760" w:hanging="720"/>
      </w:pPr>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rPr>
    </w:lvl>
    <w:lvl w:ilvl="8" w:tplc="03205F0C">
      <w:start w:val="1"/>
      <w:numFmt w:val="lowerRoman"/>
      <w:lvlText w:val="%9."/>
      <w:lvlJc w:val="left"/>
      <w:pPr>
        <w:ind w:left="6480" w:hanging="650"/>
      </w:pPr>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rPr>
    </w:lvl>
  </w:abstractNum>
  <w:abstractNum w:abstractNumId="2" w15:restartNumberingAfterBreak="0">
    <w:nsid w:val="0786594E"/>
    <w:multiLevelType w:val="hybridMultilevel"/>
    <w:tmpl w:val="C9FC3C6C"/>
    <w:numStyleLink w:val="ImportedStyle1"/>
  </w:abstractNum>
  <w:abstractNum w:abstractNumId="3" w15:restartNumberingAfterBreak="0">
    <w:nsid w:val="17BB062E"/>
    <w:multiLevelType w:val="hybridMultilevel"/>
    <w:tmpl w:val="A752A28E"/>
    <w:styleLink w:val="ImportedStyle10"/>
    <w:lvl w:ilvl="0" w:tplc="C61A6DF2">
      <w:start w:val="1"/>
      <w:numFmt w:val="lowerRoman"/>
      <w:lvlText w:val="(%1)"/>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B986860">
      <w:start w:val="1"/>
      <w:numFmt w:val="lowerLetter"/>
      <w:lvlText w:val="%2."/>
      <w:lvlJc w:val="left"/>
      <w:pPr>
        <w:ind w:left="10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E225468">
      <w:start w:val="1"/>
      <w:numFmt w:val="lowerRoman"/>
      <w:lvlText w:val="%3."/>
      <w:lvlJc w:val="left"/>
      <w:pPr>
        <w:ind w:left="1800" w:hanging="29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D320066">
      <w:start w:val="1"/>
      <w:numFmt w:val="decimal"/>
      <w:lvlText w:val="%4."/>
      <w:lvlJc w:val="left"/>
      <w:pPr>
        <w:ind w:left="25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11CEF9C">
      <w:start w:val="1"/>
      <w:numFmt w:val="lowerLetter"/>
      <w:lvlText w:val="%5."/>
      <w:lvlJc w:val="left"/>
      <w:pPr>
        <w:ind w:left="32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92639B8">
      <w:start w:val="1"/>
      <w:numFmt w:val="lowerRoman"/>
      <w:lvlText w:val="%6."/>
      <w:lvlJc w:val="left"/>
      <w:pPr>
        <w:ind w:left="3960" w:hanging="29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8E0288E">
      <w:start w:val="1"/>
      <w:numFmt w:val="decimal"/>
      <w:lvlText w:val="%7."/>
      <w:lvlJc w:val="left"/>
      <w:pPr>
        <w:ind w:left="46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39685A2">
      <w:start w:val="1"/>
      <w:numFmt w:val="lowerLetter"/>
      <w:lvlText w:val="%8."/>
      <w:lvlJc w:val="left"/>
      <w:pPr>
        <w:ind w:left="54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80090A">
      <w:start w:val="1"/>
      <w:numFmt w:val="lowerRoman"/>
      <w:lvlText w:val="%9."/>
      <w:lvlJc w:val="left"/>
      <w:pPr>
        <w:ind w:left="6120" w:hanging="29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1874468F"/>
    <w:multiLevelType w:val="hybridMultilevel"/>
    <w:tmpl w:val="D8943EC6"/>
    <w:lvl w:ilvl="0" w:tplc="86CCB524">
      <w:start w:val="1"/>
      <w:numFmt w:val="lowerRoman"/>
      <w:lvlText w:val="(%1)"/>
      <w:lvlJc w:val="left"/>
      <w:pPr>
        <w:ind w:left="740" w:hanging="720"/>
      </w:pPr>
      <w:rPr>
        <w:rFonts w:hint="default"/>
        <w:b w:val="0"/>
      </w:rPr>
    </w:lvl>
    <w:lvl w:ilvl="1" w:tplc="40090019" w:tentative="1">
      <w:start w:val="1"/>
      <w:numFmt w:val="lowerLetter"/>
      <w:lvlText w:val="%2."/>
      <w:lvlJc w:val="left"/>
      <w:pPr>
        <w:ind w:left="1100" w:hanging="360"/>
      </w:pPr>
    </w:lvl>
    <w:lvl w:ilvl="2" w:tplc="4009001B" w:tentative="1">
      <w:start w:val="1"/>
      <w:numFmt w:val="lowerRoman"/>
      <w:lvlText w:val="%3."/>
      <w:lvlJc w:val="right"/>
      <w:pPr>
        <w:ind w:left="1820" w:hanging="180"/>
      </w:pPr>
    </w:lvl>
    <w:lvl w:ilvl="3" w:tplc="4009000F" w:tentative="1">
      <w:start w:val="1"/>
      <w:numFmt w:val="decimal"/>
      <w:lvlText w:val="%4."/>
      <w:lvlJc w:val="left"/>
      <w:pPr>
        <w:ind w:left="2540" w:hanging="360"/>
      </w:pPr>
    </w:lvl>
    <w:lvl w:ilvl="4" w:tplc="40090019" w:tentative="1">
      <w:start w:val="1"/>
      <w:numFmt w:val="lowerLetter"/>
      <w:lvlText w:val="%5."/>
      <w:lvlJc w:val="left"/>
      <w:pPr>
        <w:ind w:left="3260" w:hanging="360"/>
      </w:pPr>
    </w:lvl>
    <w:lvl w:ilvl="5" w:tplc="4009001B" w:tentative="1">
      <w:start w:val="1"/>
      <w:numFmt w:val="lowerRoman"/>
      <w:lvlText w:val="%6."/>
      <w:lvlJc w:val="right"/>
      <w:pPr>
        <w:ind w:left="3980" w:hanging="180"/>
      </w:pPr>
    </w:lvl>
    <w:lvl w:ilvl="6" w:tplc="4009000F" w:tentative="1">
      <w:start w:val="1"/>
      <w:numFmt w:val="decimal"/>
      <w:lvlText w:val="%7."/>
      <w:lvlJc w:val="left"/>
      <w:pPr>
        <w:ind w:left="4700" w:hanging="360"/>
      </w:pPr>
    </w:lvl>
    <w:lvl w:ilvl="7" w:tplc="40090019" w:tentative="1">
      <w:start w:val="1"/>
      <w:numFmt w:val="lowerLetter"/>
      <w:lvlText w:val="%8."/>
      <w:lvlJc w:val="left"/>
      <w:pPr>
        <w:ind w:left="5420" w:hanging="360"/>
      </w:pPr>
    </w:lvl>
    <w:lvl w:ilvl="8" w:tplc="4009001B" w:tentative="1">
      <w:start w:val="1"/>
      <w:numFmt w:val="lowerRoman"/>
      <w:lvlText w:val="%9."/>
      <w:lvlJc w:val="right"/>
      <w:pPr>
        <w:ind w:left="6140" w:hanging="180"/>
      </w:pPr>
    </w:lvl>
  </w:abstractNum>
  <w:abstractNum w:abstractNumId="5" w15:restartNumberingAfterBreak="0">
    <w:nsid w:val="1D7B3878"/>
    <w:multiLevelType w:val="hybridMultilevel"/>
    <w:tmpl w:val="9EC0A8C6"/>
    <w:lvl w:ilvl="0" w:tplc="61324566">
      <w:numFmt w:val="bullet"/>
      <w:lvlText w:val="•"/>
      <w:lvlJc w:val="left"/>
      <w:pPr>
        <w:ind w:left="743" w:hanging="233"/>
      </w:pPr>
      <w:rPr>
        <w:rFonts w:ascii="Arial MT" w:eastAsia="Arial MT" w:hAnsi="Arial MT" w:cs="Arial MT" w:hint="default"/>
        <w:w w:val="100"/>
        <w:sz w:val="18"/>
        <w:szCs w:val="18"/>
        <w:lang w:val="en-US" w:eastAsia="en-US" w:bidi="ar-SA"/>
      </w:rPr>
    </w:lvl>
    <w:lvl w:ilvl="1" w:tplc="B5A4D962">
      <w:numFmt w:val="bullet"/>
      <w:lvlText w:val="•"/>
      <w:lvlJc w:val="left"/>
      <w:pPr>
        <w:ind w:left="1430" w:hanging="233"/>
      </w:pPr>
      <w:rPr>
        <w:rFonts w:hint="default"/>
        <w:lang w:val="en-US" w:eastAsia="en-US" w:bidi="ar-SA"/>
      </w:rPr>
    </w:lvl>
    <w:lvl w:ilvl="2" w:tplc="38A8D62E">
      <w:numFmt w:val="bullet"/>
      <w:lvlText w:val="•"/>
      <w:lvlJc w:val="left"/>
      <w:pPr>
        <w:ind w:left="2120" w:hanging="233"/>
      </w:pPr>
      <w:rPr>
        <w:rFonts w:hint="default"/>
        <w:lang w:val="en-US" w:eastAsia="en-US" w:bidi="ar-SA"/>
      </w:rPr>
    </w:lvl>
    <w:lvl w:ilvl="3" w:tplc="42E6E75E">
      <w:numFmt w:val="bullet"/>
      <w:lvlText w:val="•"/>
      <w:lvlJc w:val="left"/>
      <w:pPr>
        <w:ind w:left="2810" w:hanging="233"/>
      </w:pPr>
      <w:rPr>
        <w:rFonts w:hint="default"/>
        <w:lang w:val="en-US" w:eastAsia="en-US" w:bidi="ar-SA"/>
      </w:rPr>
    </w:lvl>
    <w:lvl w:ilvl="4" w:tplc="AB74047E">
      <w:numFmt w:val="bullet"/>
      <w:lvlText w:val="•"/>
      <w:lvlJc w:val="left"/>
      <w:pPr>
        <w:ind w:left="3500" w:hanging="233"/>
      </w:pPr>
      <w:rPr>
        <w:rFonts w:hint="default"/>
        <w:lang w:val="en-US" w:eastAsia="en-US" w:bidi="ar-SA"/>
      </w:rPr>
    </w:lvl>
    <w:lvl w:ilvl="5" w:tplc="B5C83EA6">
      <w:numFmt w:val="bullet"/>
      <w:lvlText w:val="•"/>
      <w:lvlJc w:val="left"/>
      <w:pPr>
        <w:ind w:left="4190" w:hanging="233"/>
      </w:pPr>
      <w:rPr>
        <w:rFonts w:hint="default"/>
        <w:lang w:val="en-US" w:eastAsia="en-US" w:bidi="ar-SA"/>
      </w:rPr>
    </w:lvl>
    <w:lvl w:ilvl="6" w:tplc="FA52B0F6">
      <w:numFmt w:val="bullet"/>
      <w:lvlText w:val="•"/>
      <w:lvlJc w:val="left"/>
      <w:pPr>
        <w:ind w:left="4880" w:hanging="233"/>
      </w:pPr>
      <w:rPr>
        <w:rFonts w:hint="default"/>
        <w:lang w:val="en-US" w:eastAsia="en-US" w:bidi="ar-SA"/>
      </w:rPr>
    </w:lvl>
    <w:lvl w:ilvl="7" w:tplc="6600AE56">
      <w:numFmt w:val="bullet"/>
      <w:lvlText w:val="•"/>
      <w:lvlJc w:val="left"/>
      <w:pPr>
        <w:ind w:left="5570" w:hanging="233"/>
      </w:pPr>
      <w:rPr>
        <w:rFonts w:hint="default"/>
        <w:lang w:val="en-US" w:eastAsia="en-US" w:bidi="ar-SA"/>
      </w:rPr>
    </w:lvl>
    <w:lvl w:ilvl="8" w:tplc="C01ECAA8">
      <w:numFmt w:val="bullet"/>
      <w:lvlText w:val="•"/>
      <w:lvlJc w:val="left"/>
      <w:pPr>
        <w:ind w:left="6260" w:hanging="233"/>
      </w:pPr>
      <w:rPr>
        <w:rFonts w:hint="default"/>
        <w:lang w:val="en-US" w:eastAsia="en-US" w:bidi="ar-SA"/>
      </w:rPr>
    </w:lvl>
  </w:abstractNum>
  <w:num w:numId="1" w16cid:durableId="2146047034">
    <w:abstractNumId w:val="1"/>
  </w:num>
  <w:num w:numId="2" w16cid:durableId="305210291">
    <w:abstractNumId w:val="2"/>
  </w:num>
  <w:num w:numId="3" w16cid:durableId="1310865492">
    <w:abstractNumId w:val="5"/>
  </w:num>
  <w:num w:numId="4" w16cid:durableId="1355420336">
    <w:abstractNumId w:val="4"/>
  </w:num>
  <w:num w:numId="5" w16cid:durableId="2143646956">
    <w:abstractNumId w:val="3"/>
  </w:num>
  <w:num w:numId="6" w16cid:durableId="853685344">
    <w:abstractNumId w:val="0"/>
    <w:lvlOverride w:ilvl="0">
      <w:lvl w:ilvl="0" w:tplc="4A66AD98">
        <w:start w:val="1"/>
        <w:numFmt w:val="lowerRoman"/>
        <w:lvlText w:val="(%1)"/>
        <w:lvlJc w:val="left"/>
        <w:pPr>
          <w:ind w:left="74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4B7E8DA2">
        <w:start w:val="1"/>
        <w:numFmt w:val="lowerLetter"/>
        <w:lvlText w:val="%2."/>
        <w:lvlJc w:val="left"/>
        <w:pPr>
          <w:ind w:left="11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FB3E09FE">
        <w:start w:val="1"/>
        <w:numFmt w:val="lowerRoman"/>
        <w:lvlText w:val="%3."/>
        <w:lvlJc w:val="left"/>
        <w:pPr>
          <w:ind w:left="1820" w:hanging="29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B0009F02">
        <w:start w:val="1"/>
        <w:numFmt w:val="decimal"/>
        <w:lvlText w:val="%4."/>
        <w:lvlJc w:val="left"/>
        <w:pPr>
          <w:ind w:left="25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8CF039FA">
        <w:start w:val="1"/>
        <w:numFmt w:val="lowerLetter"/>
        <w:lvlText w:val="%5."/>
        <w:lvlJc w:val="left"/>
        <w:pPr>
          <w:ind w:left="32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9C1669AA">
        <w:start w:val="1"/>
        <w:numFmt w:val="lowerRoman"/>
        <w:lvlText w:val="%6."/>
        <w:lvlJc w:val="left"/>
        <w:pPr>
          <w:ind w:left="3980" w:hanging="29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33CEB9AC">
        <w:start w:val="1"/>
        <w:numFmt w:val="decimal"/>
        <w:lvlText w:val="%7."/>
        <w:lvlJc w:val="left"/>
        <w:pPr>
          <w:ind w:left="47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B1EADDF8">
        <w:start w:val="1"/>
        <w:numFmt w:val="lowerLetter"/>
        <w:lvlText w:val="%8."/>
        <w:lvlJc w:val="left"/>
        <w:pPr>
          <w:ind w:left="54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0942AD1A">
        <w:start w:val="1"/>
        <w:numFmt w:val="lowerRoman"/>
        <w:lvlText w:val="%9."/>
        <w:lvlJc w:val="left"/>
        <w:pPr>
          <w:ind w:left="6140" w:hanging="29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16cid:durableId="6368392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Work Villa">
    <w15:presenceInfo w15:providerId="Windows Live" w15:userId="f7ea89470a2b674a"/>
  </w15:person>
  <w15:person w15:author="Aishwarya Vijayaraghavan">
    <w15:presenceInfo w15:providerId="AD" w15:userId="S::aishwarya@praishassociates.com::d98c0396-c7a7-4314-943f-bb76df69cf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080"/>
    <w:rsid w:val="00001BA9"/>
    <w:rsid w:val="00012819"/>
    <w:rsid w:val="00025F65"/>
    <w:rsid w:val="00030296"/>
    <w:rsid w:val="000310E5"/>
    <w:rsid w:val="00032775"/>
    <w:rsid w:val="00037F73"/>
    <w:rsid w:val="00041E91"/>
    <w:rsid w:val="00093550"/>
    <w:rsid w:val="000A45AA"/>
    <w:rsid w:val="000D47CE"/>
    <w:rsid w:val="000D495C"/>
    <w:rsid w:val="000E2C46"/>
    <w:rsid w:val="00107E31"/>
    <w:rsid w:val="00112713"/>
    <w:rsid w:val="001215B5"/>
    <w:rsid w:val="00144B8D"/>
    <w:rsid w:val="00176546"/>
    <w:rsid w:val="001901C7"/>
    <w:rsid w:val="00191640"/>
    <w:rsid w:val="001A02AC"/>
    <w:rsid w:val="001A764D"/>
    <w:rsid w:val="001D4974"/>
    <w:rsid w:val="0020253D"/>
    <w:rsid w:val="00211375"/>
    <w:rsid w:val="0021516D"/>
    <w:rsid w:val="0021564B"/>
    <w:rsid w:val="00217322"/>
    <w:rsid w:val="002223D0"/>
    <w:rsid w:val="00224808"/>
    <w:rsid w:val="002254D7"/>
    <w:rsid w:val="002448C7"/>
    <w:rsid w:val="00257B12"/>
    <w:rsid w:val="0029545F"/>
    <w:rsid w:val="002A48FD"/>
    <w:rsid w:val="002E1B36"/>
    <w:rsid w:val="002E506D"/>
    <w:rsid w:val="002F1A56"/>
    <w:rsid w:val="0030368E"/>
    <w:rsid w:val="00306478"/>
    <w:rsid w:val="00307B0E"/>
    <w:rsid w:val="00311355"/>
    <w:rsid w:val="00316245"/>
    <w:rsid w:val="00321BCD"/>
    <w:rsid w:val="00326381"/>
    <w:rsid w:val="00331C5D"/>
    <w:rsid w:val="00352A2C"/>
    <w:rsid w:val="003729BF"/>
    <w:rsid w:val="003A29B3"/>
    <w:rsid w:val="003A7442"/>
    <w:rsid w:val="003B187F"/>
    <w:rsid w:val="003B6D03"/>
    <w:rsid w:val="003D40FD"/>
    <w:rsid w:val="003D6EDE"/>
    <w:rsid w:val="003E4441"/>
    <w:rsid w:val="00403A3A"/>
    <w:rsid w:val="00406A03"/>
    <w:rsid w:val="00424944"/>
    <w:rsid w:val="00443D17"/>
    <w:rsid w:val="004608BE"/>
    <w:rsid w:val="004707BA"/>
    <w:rsid w:val="004773D7"/>
    <w:rsid w:val="00492C93"/>
    <w:rsid w:val="004A21EA"/>
    <w:rsid w:val="004C03B8"/>
    <w:rsid w:val="004C30C3"/>
    <w:rsid w:val="004C72A0"/>
    <w:rsid w:val="004D7190"/>
    <w:rsid w:val="004E5C69"/>
    <w:rsid w:val="004E6176"/>
    <w:rsid w:val="004F25D5"/>
    <w:rsid w:val="004F4740"/>
    <w:rsid w:val="00506548"/>
    <w:rsid w:val="00507BD2"/>
    <w:rsid w:val="0051213F"/>
    <w:rsid w:val="0051400E"/>
    <w:rsid w:val="005227F0"/>
    <w:rsid w:val="00535C55"/>
    <w:rsid w:val="00545F40"/>
    <w:rsid w:val="0057205A"/>
    <w:rsid w:val="005803E1"/>
    <w:rsid w:val="00581591"/>
    <w:rsid w:val="00597A9C"/>
    <w:rsid w:val="005A0564"/>
    <w:rsid w:val="005A74F1"/>
    <w:rsid w:val="005B6697"/>
    <w:rsid w:val="005D4494"/>
    <w:rsid w:val="005E3ADB"/>
    <w:rsid w:val="005E4592"/>
    <w:rsid w:val="005F7DD5"/>
    <w:rsid w:val="00605220"/>
    <w:rsid w:val="0063754D"/>
    <w:rsid w:val="0064128A"/>
    <w:rsid w:val="0064591B"/>
    <w:rsid w:val="00654C48"/>
    <w:rsid w:val="006602D5"/>
    <w:rsid w:val="0067756E"/>
    <w:rsid w:val="00677E9B"/>
    <w:rsid w:val="006824AA"/>
    <w:rsid w:val="00696644"/>
    <w:rsid w:val="00697A7B"/>
    <w:rsid w:val="006A1D11"/>
    <w:rsid w:val="006A3F4C"/>
    <w:rsid w:val="006A6825"/>
    <w:rsid w:val="006C1261"/>
    <w:rsid w:val="006C3570"/>
    <w:rsid w:val="006F6687"/>
    <w:rsid w:val="00715219"/>
    <w:rsid w:val="007253F5"/>
    <w:rsid w:val="00734487"/>
    <w:rsid w:val="00740D91"/>
    <w:rsid w:val="00752AB6"/>
    <w:rsid w:val="007541C4"/>
    <w:rsid w:val="00774FD8"/>
    <w:rsid w:val="00781EDF"/>
    <w:rsid w:val="00784DEE"/>
    <w:rsid w:val="00785407"/>
    <w:rsid w:val="007B1065"/>
    <w:rsid w:val="007B1B73"/>
    <w:rsid w:val="007B731C"/>
    <w:rsid w:val="007C42F9"/>
    <w:rsid w:val="007C4876"/>
    <w:rsid w:val="007C49CC"/>
    <w:rsid w:val="007D0054"/>
    <w:rsid w:val="007D2E43"/>
    <w:rsid w:val="007D4ACE"/>
    <w:rsid w:val="007D7912"/>
    <w:rsid w:val="007D7B5F"/>
    <w:rsid w:val="007E14A9"/>
    <w:rsid w:val="008171F9"/>
    <w:rsid w:val="00831A2C"/>
    <w:rsid w:val="0083775B"/>
    <w:rsid w:val="00841C5C"/>
    <w:rsid w:val="0085500A"/>
    <w:rsid w:val="008565C2"/>
    <w:rsid w:val="00860576"/>
    <w:rsid w:val="00865C3B"/>
    <w:rsid w:val="008774F9"/>
    <w:rsid w:val="0088538F"/>
    <w:rsid w:val="00890893"/>
    <w:rsid w:val="008C3275"/>
    <w:rsid w:val="008D4355"/>
    <w:rsid w:val="008E2570"/>
    <w:rsid w:val="008E3CC4"/>
    <w:rsid w:val="008F2010"/>
    <w:rsid w:val="008F29B4"/>
    <w:rsid w:val="008F32ED"/>
    <w:rsid w:val="00904DAB"/>
    <w:rsid w:val="00921ECF"/>
    <w:rsid w:val="009240B7"/>
    <w:rsid w:val="00925642"/>
    <w:rsid w:val="00966D19"/>
    <w:rsid w:val="00980D01"/>
    <w:rsid w:val="0099431D"/>
    <w:rsid w:val="009B4D17"/>
    <w:rsid w:val="009B50E0"/>
    <w:rsid w:val="009C1573"/>
    <w:rsid w:val="009C7039"/>
    <w:rsid w:val="009E3C9D"/>
    <w:rsid w:val="00A0348D"/>
    <w:rsid w:val="00A042CB"/>
    <w:rsid w:val="00A20DB7"/>
    <w:rsid w:val="00A254AC"/>
    <w:rsid w:val="00A42273"/>
    <w:rsid w:val="00A56ED6"/>
    <w:rsid w:val="00A64E26"/>
    <w:rsid w:val="00A717C6"/>
    <w:rsid w:val="00A72FF7"/>
    <w:rsid w:val="00A7687F"/>
    <w:rsid w:val="00A908AD"/>
    <w:rsid w:val="00AA6AD5"/>
    <w:rsid w:val="00AB03B4"/>
    <w:rsid w:val="00AB0DF0"/>
    <w:rsid w:val="00AD0549"/>
    <w:rsid w:val="00AD27B6"/>
    <w:rsid w:val="00AD31DA"/>
    <w:rsid w:val="00AE1D98"/>
    <w:rsid w:val="00AE4521"/>
    <w:rsid w:val="00B16F38"/>
    <w:rsid w:val="00B175FA"/>
    <w:rsid w:val="00B17BD5"/>
    <w:rsid w:val="00B21643"/>
    <w:rsid w:val="00B2217A"/>
    <w:rsid w:val="00B23106"/>
    <w:rsid w:val="00B260FD"/>
    <w:rsid w:val="00B3195F"/>
    <w:rsid w:val="00B32291"/>
    <w:rsid w:val="00B42B28"/>
    <w:rsid w:val="00B50EA4"/>
    <w:rsid w:val="00B5329F"/>
    <w:rsid w:val="00B635DD"/>
    <w:rsid w:val="00B95AE7"/>
    <w:rsid w:val="00BA3AE6"/>
    <w:rsid w:val="00BB3749"/>
    <w:rsid w:val="00BE7663"/>
    <w:rsid w:val="00BF17E5"/>
    <w:rsid w:val="00C05C0E"/>
    <w:rsid w:val="00C108ED"/>
    <w:rsid w:val="00C16DE6"/>
    <w:rsid w:val="00C20170"/>
    <w:rsid w:val="00C25D52"/>
    <w:rsid w:val="00C32541"/>
    <w:rsid w:val="00C331E0"/>
    <w:rsid w:val="00C35260"/>
    <w:rsid w:val="00C373C4"/>
    <w:rsid w:val="00C425A0"/>
    <w:rsid w:val="00C46A81"/>
    <w:rsid w:val="00C47DAC"/>
    <w:rsid w:val="00C5519D"/>
    <w:rsid w:val="00C646E0"/>
    <w:rsid w:val="00C85DAD"/>
    <w:rsid w:val="00C869D8"/>
    <w:rsid w:val="00C87410"/>
    <w:rsid w:val="00C97DA6"/>
    <w:rsid w:val="00CA1B99"/>
    <w:rsid w:val="00CC5F27"/>
    <w:rsid w:val="00CD30A2"/>
    <w:rsid w:val="00CD4513"/>
    <w:rsid w:val="00CE6047"/>
    <w:rsid w:val="00CF40C8"/>
    <w:rsid w:val="00D24BF8"/>
    <w:rsid w:val="00D305EA"/>
    <w:rsid w:val="00D40080"/>
    <w:rsid w:val="00D44BD5"/>
    <w:rsid w:val="00D51613"/>
    <w:rsid w:val="00D54799"/>
    <w:rsid w:val="00D613B7"/>
    <w:rsid w:val="00D65854"/>
    <w:rsid w:val="00D81324"/>
    <w:rsid w:val="00D82838"/>
    <w:rsid w:val="00D8431B"/>
    <w:rsid w:val="00D84B98"/>
    <w:rsid w:val="00D85850"/>
    <w:rsid w:val="00D951E0"/>
    <w:rsid w:val="00DA2EB9"/>
    <w:rsid w:val="00DB1528"/>
    <w:rsid w:val="00DB2E9B"/>
    <w:rsid w:val="00DC23F0"/>
    <w:rsid w:val="00DC689D"/>
    <w:rsid w:val="00DE4CBF"/>
    <w:rsid w:val="00DE52BC"/>
    <w:rsid w:val="00DF3BFE"/>
    <w:rsid w:val="00DF4C44"/>
    <w:rsid w:val="00E14DB7"/>
    <w:rsid w:val="00E15CAD"/>
    <w:rsid w:val="00E2627B"/>
    <w:rsid w:val="00E31627"/>
    <w:rsid w:val="00E3608E"/>
    <w:rsid w:val="00E42393"/>
    <w:rsid w:val="00E43A17"/>
    <w:rsid w:val="00E44E41"/>
    <w:rsid w:val="00E5079C"/>
    <w:rsid w:val="00E61F1E"/>
    <w:rsid w:val="00E62414"/>
    <w:rsid w:val="00E63334"/>
    <w:rsid w:val="00E70D65"/>
    <w:rsid w:val="00E772C4"/>
    <w:rsid w:val="00EA24D6"/>
    <w:rsid w:val="00EA79D5"/>
    <w:rsid w:val="00EC099E"/>
    <w:rsid w:val="00ED2515"/>
    <w:rsid w:val="00ED712E"/>
    <w:rsid w:val="00EE6BAF"/>
    <w:rsid w:val="00EF0BDF"/>
    <w:rsid w:val="00EF3C28"/>
    <w:rsid w:val="00EF7A3B"/>
    <w:rsid w:val="00F00696"/>
    <w:rsid w:val="00F13431"/>
    <w:rsid w:val="00F623B1"/>
    <w:rsid w:val="00F71495"/>
    <w:rsid w:val="00F8063A"/>
    <w:rsid w:val="00F8367A"/>
    <w:rsid w:val="00FA232C"/>
    <w:rsid w:val="00FB232D"/>
    <w:rsid w:val="00FB24DB"/>
    <w:rsid w:val="00FB6AB9"/>
    <w:rsid w:val="00FC22C8"/>
    <w:rsid w:val="00FD6835"/>
    <w:rsid w:val="00FF0526"/>
    <w:rsid w:val="00FF09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1A8F0B"/>
  <w15:docId w15:val="{4D4A4AA4-612D-44EE-AA02-2D03A8D09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57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860576"/>
    <w:rPr>
      <w:u w:val="single"/>
    </w:rPr>
  </w:style>
  <w:style w:type="paragraph" w:customStyle="1" w:styleId="HeaderFooter">
    <w:name w:val="Header &amp; Footer"/>
    <w:rsid w:val="00860576"/>
    <w:pPr>
      <w:tabs>
        <w:tab w:val="right" w:pos="9020"/>
      </w:tabs>
    </w:pPr>
    <w:rPr>
      <w:rFonts w:ascii="Helvetica Neue" w:hAnsi="Helvetica Neue" w:cs="Arial Unicode MS"/>
      <w:color w:val="000000"/>
      <w:sz w:val="24"/>
      <w:szCs w:val="24"/>
    </w:rPr>
  </w:style>
  <w:style w:type="paragraph" w:customStyle="1" w:styleId="Body">
    <w:name w:val="Body"/>
    <w:rsid w:val="00860576"/>
    <w:rPr>
      <w:rFonts w:cs="Arial Unicode MS"/>
      <w:color w:val="000000"/>
      <w:sz w:val="22"/>
      <w:szCs w:val="22"/>
      <w:u w:color="000000"/>
    </w:rPr>
  </w:style>
  <w:style w:type="numbering" w:customStyle="1" w:styleId="ImportedStyle1">
    <w:name w:val="Imported Style 1"/>
    <w:rsid w:val="00860576"/>
    <w:pPr>
      <w:numPr>
        <w:numId w:val="1"/>
      </w:numPr>
    </w:pPr>
  </w:style>
  <w:style w:type="paragraph" w:customStyle="1" w:styleId="Default">
    <w:name w:val="Default"/>
    <w:rsid w:val="00860576"/>
    <w:pPr>
      <w:spacing w:before="160" w:line="288" w:lineRule="auto"/>
    </w:pPr>
    <w:rPr>
      <w:rFonts w:ascii="Helvetica Neue" w:eastAsia="Helvetica Neue" w:hAnsi="Helvetica Neue" w:cs="Helvetica Neue"/>
      <w:color w:val="000000"/>
      <w:sz w:val="24"/>
      <w:szCs w:val="24"/>
    </w:rPr>
  </w:style>
  <w:style w:type="paragraph" w:styleId="NormalWeb">
    <w:name w:val="Normal (Web)"/>
    <w:uiPriority w:val="99"/>
    <w:rsid w:val="00860576"/>
    <w:pPr>
      <w:spacing w:before="100" w:after="100"/>
    </w:pPr>
    <w:rPr>
      <w:rFonts w:cs="Arial Unicode MS"/>
      <w:color w:val="000000"/>
      <w:sz w:val="24"/>
      <w:szCs w:val="24"/>
      <w:u w:color="000000"/>
    </w:rPr>
  </w:style>
  <w:style w:type="paragraph" w:styleId="NoSpacing">
    <w:name w:val="No Spacing"/>
    <w:uiPriority w:val="1"/>
    <w:qFormat/>
    <w:rsid w:val="00860576"/>
    <w:rPr>
      <w:rFonts w:cs="Arial Unicode MS"/>
      <w:color w:val="000000"/>
      <w:sz w:val="22"/>
      <w:szCs w:val="22"/>
      <w:u w:color="000000"/>
    </w:rPr>
  </w:style>
  <w:style w:type="paragraph" w:styleId="CommentText">
    <w:name w:val="annotation text"/>
    <w:basedOn w:val="Normal"/>
    <w:link w:val="CommentTextChar"/>
    <w:uiPriority w:val="99"/>
    <w:semiHidden/>
    <w:unhideWhenUsed/>
    <w:rsid w:val="00860576"/>
    <w:rPr>
      <w:sz w:val="20"/>
      <w:szCs w:val="20"/>
    </w:rPr>
  </w:style>
  <w:style w:type="character" w:customStyle="1" w:styleId="CommentTextChar">
    <w:name w:val="Comment Text Char"/>
    <w:basedOn w:val="DefaultParagraphFont"/>
    <w:link w:val="CommentText"/>
    <w:uiPriority w:val="99"/>
    <w:semiHidden/>
    <w:rsid w:val="00860576"/>
  </w:style>
  <w:style w:type="character" w:styleId="CommentReference">
    <w:name w:val="annotation reference"/>
    <w:basedOn w:val="DefaultParagraphFont"/>
    <w:uiPriority w:val="99"/>
    <w:semiHidden/>
    <w:unhideWhenUsed/>
    <w:rsid w:val="00860576"/>
    <w:rPr>
      <w:sz w:val="16"/>
      <w:szCs w:val="16"/>
    </w:rPr>
  </w:style>
  <w:style w:type="paragraph" w:styleId="CommentSubject">
    <w:name w:val="annotation subject"/>
    <w:basedOn w:val="CommentText"/>
    <w:next w:val="CommentText"/>
    <w:link w:val="CommentSubjectChar"/>
    <w:uiPriority w:val="99"/>
    <w:semiHidden/>
    <w:unhideWhenUsed/>
    <w:rsid w:val="0067756E"/>
    <w:rPr>
      <w:b/>
      <w:bCs/>
    </w:rPr>
  </w:style>
  <w:style w:type="character" w:customStyle="1" w:styleId="CommentSubjectChar">
    <w:name w:val="Comment Subject Char"/>
    <w:basedOn w:val="CommentTextChar"/>
    <w:link w:val="CommentSubject"/>
    <w:uiPriority w:val="99"/>
    <w:semiHidden/>
    <w:rsid w:val="0067756E"/>
    <w:rPr>
      <w:b/>
      <w:bCs/>
    </w:rPr>
  </w:style>
  <w:style w:type="paragraph" w:customStyle="1" w:styleId="TableParagraph">
    <w:name w:val="Table Paragraph"/>
    <w:basedOn w:val="Normal"/>
    <w:uiPriority w:val="1"/>
    <w:qFormat/>
    <w:rsid w:val="0067756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pPr>
    <w:rPr>
      <w:rFonts w:ascii="Arial MT" w:eastAsia="Arial MT" w:hAnsi="Arial MT" w:cs="Arial MT"/>
      <w:sz w:val="22"/>
      <w:szCs w:val="22"/>
      <w:bdr w:val="none" w:sz="0" w:space="0" w:color="auto"/>
    </w:rPr>
  </w:style>
  <w:style w:type="character" w:customStyle="1" w:styleId="apple-tab-span">
    <w:name w:val="apple-tab-span"/>
    <w:basedOn w:val="DefaultParagraphFont"/>
    <w:rsid w:val="008F2010"/>
  </w:style>
  <w:style w:type="paragraph" w:styleId="Header">
    <w:name w:val="header"/>
    <w:basedOn w:val="Normal"/>
    <w:link w:val="HeaderChar"/>
    <w:uiPriority w:val="99"/>
    <w:semiHidden/>
    <w:unhideWhenUsed/>
    <w:rsid w:val="0088538F"/>
    <w:pPr>
      <w:tabs>
        <w:tab w:val="center" w:pos="4680"/>
        <w:tab w:val="right" w:pos="9360"/>
      </w:tabs>
    </w:pPr>
  </w:style>
  <w:style w:type="character" w:customStyle="1" w:styleId="HeaderChar">
    <w:name w:val="Header Char"/>
    <w:basedOn w:val="DefaultParagraphFont"/>
    <w:link w:val="Header"/>
    <w:uiPriority w:val="99"/>
    <w:semiHidden/>
    <w:rsid w:val="0088538F"/>
    <w:rPr>
      <w:sz w:val="24"/>
      <w:szCs w:val="24"/>
    </w:rPr>
  </w:style>
  <w:style w:type="paragraph" w:styleId="Footer">
    <w:name w:val="footer"/>
    <w:basedOn w:val="Normal"/>
    <w:link w:val="FooterChar"/>
    <w:uiPriority w:val="99"/>
    <w:semiHidden/>
    <w:unhideWhenUsed/>
    <w:rsid w:val="0088538F"/>
    <w:pPr>
      <w:tabs>
        <w:tab w:val="center" w:pos="4680"/>
        <w:tab w:val="right" w:pos="9360"/>
      </w:tabs>
    </w:pPr>
  </w:style>
  <w:style w:type="character" w:customStyle="1" w:styleId="FooterChar">
    <w:name w:val="Footer Char"/>
    <w:basedOn w:val="DefaultParagraphFont"/>
    <w:link w:val="Footer"/>
    <w:uiPriority w:val="99"/>
    <w:semiHidden/>
    <w:rsid w:val="0088538F"/>
    <w:rPr>
      <w:sz w:val="24"/>
      <w:szCs w:val="24"/>
    </w:rPr>
  </w:style>
  <w:style w:type="paragraph" w:styleId="ListParagraph">
    <w:name w:val="List Paragraph"/>
    <w:basedOn w:val="Normal"/>
    <w:qFormat/>
    <w:rsid w:val="007B1B73"/>
    <w:pPr>
      <w:ind w:left="720"/>
      <w:contextualSpacing/>
    </w:pPr>
  </w:style>
  <w:style w:type="numbering" w:customStyle="1" w:styleId="ImportedStyle10">
    <w:name w:val="Imported Style 1.0"/>
    <w:rsid w:val="007B1B73"/>
    <w:pPr>
      <w:numPr>
        <w:numId w:val="5"/>
      </w:numPr>
    </w:pPr>
  </w:style>
  <w:style w:type="paragraph" w:styleId="BalloonText">
    <w:name w:val="Balloon Text"/>
    <w:basedOn w:val="Normal"/>
    <w:link w:val="BalloonTextChar"/>
    <w:uiPriority w:val="99"/>
    <w:semiHidden/>
    <w:unhideWhenUsed/>
    <w:rsid w:val="00B3195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195F"/>
    <w:rPr>
      <w:rFonts w:ascii="Segoe UI" w:hAnsi="Segoe UI" w:cs="Segoe UI"/>
      <w:sz w:val="18"/>
      <w:szCs w:val="18"/>
    </w:rPr>
  </w:style>
  <w:style w:type="paragraph" w:customStyle="1" w:styleId="BodyA">
    <w:name w:val="Body A"/>
    <w:rsid w:val="00C108ED"/>
    <w:rPr>
      <w:rFonts w:cs="Arial Unicode MS"/>
      <w:color w:val="000000"/>
      <w:sz w:val="22"/>
      <w:szCs w:val="22"/>
      <w:u w:color="000000"/>
      <w:lang w:eastAsia="en-IN"/>
    </w:rPr>
  </w:style>
  <w:style w:type="paragraph" w:styleId="Revision">
    <w:name w:val="Revision"/>
    <w:hidden/>
    <w:uiPriority w:val="99"/>
    <w:semiHidden/>
    <w:rsid w:val="00B21643"/>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51713">
      <w:bodyDiv w:val="1"/>
      <w:marLeft w:val="0"/>
      <w:marRight w:val="0"/>
      <w:marTop w:val="0"/>
      <w:marBottom w:val="0"/>
      <w:divBdr>
        <w:top w:val="none" w:sz="0" w:space="0" w:color="auto"/>
        <w:left w:val="none" w:sz="0" w:space="0" w:color="auto"/>
        <w:bottom w:val="none" w:sz="0" w:space="0" w:color="auto"/>
        <w:right w:val="none" w:sz="0" w:space="0" w:color="auto"/>
      </w:divBdr>
    </w:div>
    <w:div w:id="480385931">
      <w:bodyDiv w:val="1"/>
      <w:marLeft w:val="0"/>
      <w:marRight w:val="0"/>
      <w:marTop w:val="0"/>
      <w:marBottom w:val="0"/>
      <w:divBdr>
        <w:top w:val="none" w:sz="0" w:space="0" w:color="auto"/>
        <w:left w:val="none" w:sz="0" w:space="0" w:color="auto"/>
        <w:bottom w:val="none" w:sz="0" w:space="0" w:color="auto"/>
        <w:right w:val="none" w:sz="0" w:space="0" w:color="auto"/>
      </w:divBdr>
    </w:div>
    <w:div w:id="498735057">
      <w:bodyDiv w:val="1"/>
      <w:marLeft w:val="0"/>
      <w:marRight w:val="0"/>
      <w:marTop w:val="0"/>
      <w:marBottom w:val="0"/>
      <w:divBdr>
        <w:top w:val="none" w:sz="0" w:space="0" w:color="auto"/>
        <w:left w:val="none" w:sz="0" w:space="0" w:color="auto"/>
        <w:bottom w:val="none" w:sz="0" w:space="0" w:color="auto"/>
        <w:right w:val="none" w:sz="0" w:space="0" w:color="auto"/>
      </w:divBdr>
    </w:div>
    <w:div w:id="570312137">
      <w:bodyDiv w:val="1"/>
      <w:marLeft w:val="0"/>
      <w:marRight w:val="0"/>
      <w:marTop w:val="0"/>
      <w:marBottom w:val="0"/>
      <w:divBdr>
        <w:top w:val="none" w:sz="0" w:space="0" w:color="auto"/>
        <w:left w:val="none" w:sz="0" w:space="0" w:color="auto"/>
        <w:bottom w:val="none" w:sz="0" w:space="0" w:color="auto"/>
        <w:right w:val="none" w:sz="0" w:space="0" w:color="auto"/>
      </w:divBdr>
    </w:div>
    <w:div w:id="666906214">
      <w:bodyDiv w:val="1"/>
      <w:marLeft w:val="0"/>
      <w:marRight w:val="0"/>
      <w:marTop w:val="0"/>
      <w:marBottom w:val="0"/>
      <w:divBdr>
        <w:top w:val="none" w:sz="0" w:space="0" w:color="auto"/>
        <w:left w:val="none" w:sz="0" w:space="0" w:color="auto"/>
        <w:bottom w:val="none" w:sz="0" w:space="0" w:color="auto"/>
        <w:right w:val="none" w:sz="0" w:space="0" w:color="auto"/>
      </w:divBdr>
      <w:divsChild>
        <w:div w:id="667560473">
          <w:marLeft w:val="0"/>
          <w:marRight w:val="0"/>
          <w:marTop w:val="0"/>
          <w:marBottom w:val="0"/>
          <w:divBdr>
            <w:top w:val="none" w:sz="0" w:space="0" w:color="auto"/>
            <w:left w:val="none" w:sz="0" w:space="0" w:color="auto"/>
            <w:bottom w:val="none" w:sz="0" w:space="0" w:color="auto"/>
            <w:right w:val="none" w:sz="0" w:space="0" w:color="auto"/>
          </w:divBdr>
        </w:div>
      </w:divsChild>
    </w:div>
    <w:div w:id="689836183">
      <w:bodyDiv w:val="1"/>
      <w:marLeft w:val="0"/>
      <w:marRight w:val="0"/>
      <w:marTop w:val="0"/>
      <w:marBottom w:val="0"/>
      <w:divBdr>
        <w:top w:val="none" w:sz="0" w:space="0" w:color="auto"/>
        <w:left w:val="none" w:sz="0" w:space="0" w:color="auto"/>
        <w:bottom w:val="none" w:sz="0" w:space="0" w:color="auto"/>
        <w:right w:val="none" w:sz="0" w:space="0" w:color="auto"/>
      </w:divBdr>
    </w:div>
    <w:div w:id="763844266">
      <w:bodyDiv w:val="1"/>
      <w:marLeft w:val="0"/>
      <w:marRight w:val="0"/>
      <w:marTop w:val="0"/>
      <w:marBottom w:val="0"/>
      <w:divBdr>
        <w:top w:val="none" w:sz="0" w:space="0" w:color="auto"/>
        <w:left w:val="none" w:sz="0" w:space="0" w:color="auto"/>
        <w:bottom w:val="none" w:sz="0" w:space="0" w:color="auto"/>
        <w:right w:val="none" w:sz="0" w:space="0" w:color="auto"/>
      </w:divBdr>
    </w:div>
    <w:div w:id="865484776">
      <w:bodyDiv w:val="1"/>
      <w:marLeft w:val="0"/>
      <w:marRight w:val="0"/>
      <w:marTop w:val="0"/>
      <w:marBottom w:val="0"/>
      <w:divBdr>
        <w:top w:val="none" w:sz="0" w:space="0" w:color="auto"/>
        <w:left w:val="none" w:sz="0" w:space="0" w:color="auto"/>
        <w:bottom w:val="none" w:sz="0" w:space="0" w:color="auto"/>
        <w:right w:val="none" w:sz="0" w:space="0" w:color="auto"/>
      </w:divBdr>
    </w:div>
    <w:div w:id="882710856">
      <w:bodyDiv w:val="1"/>
      <w:marLeft w:val="0"/>
      <w:marRight w:val="0"/>
      <w:marTop w:val="0"/>
      <w:marBottom w:val="0"/>
      <w:divBdr>
        <w:top w:val="none" w:sz="0" w:space="0" w:color="auto"/>
        <w:left w:val="none" w:sz="0" w:space="0" w:color="auto"/>
        <w:bottom w:val="none" w:sz="0" w:space="0" w:color="auto"/>
        <w:right w:val="none" w:sz="0" w:space="0" w:color="auto"/>
      </w:divBdr>
    </w:div>
    <w:div w:id="1004820716">
      <w:bodyDiv w:val="1"/>
      <w:marLeft w:val="0"/>
      <w:marRight w:val="0"/>
      <w:marTop w:val="0"/>
      <w:marBottom w:val="0"/>
      <w:divBdr>
        <w:top w:val="none" w:sz="0" w:space="0" w:color="auto"/>
        <w:left w:val="none" w:sz="0" w:space="0" w:color="auto"/>
        <w:bottom w:val="none" w:sz="0" w:space="0" w:color="auto"/>
        <w:right w:val="none" w:sz="0" w:space="0" w:color="auto"/>
      </w:divBdr>
    </w:div>
    <w:div w:id="1147940543">
      <w:bodyDiv w:val="1"/>
      <w:marLeft w:val="0"/>
      <w:marRight w:val="0"/>
      <w:marTop w:val="0"/>
      <w:marBottom w:val="0"/>
      <w:divBdr>
        <w:top w:val="none" w:sz="0" w:space="0" w:color="auto"/>
        <w:left w:val="none" w:sz="0" w:space="0" w:color="auto"/>
        <w:bottom w:val="none" w:sz="0" w:space="0" w:color="auto"/>
        <w:right w:val="none" w:sz="0" w:space="0" w:color="auto"/>
      </w:divBdr>
    </w:div>
    <w:div w:id="1291010046">
      <w:bodyDiv w:val="1"/>
      <w:marLeft w:val="0"/>
      <w:marRight w:val="0"/>
      <w:marTop w:val="0"/>
      <w:marBottom w:val="0"/>
      <w:divBdr>
        <w:top w:val="none" w:sz="0" w:space="0" w:color="auto"/>
        <w:left w:val="none" w:sz="0" w:space="0" w:color="auto"/>
        <w:bottom w:val="none" w:sz="0" w:space="0" w:color="auto"/>
        <w:right w:val="none" w:sz="0" w:space="0" w:color="auto"/>
      </w:divBdr>
    </w:div>
    <w:div w:id="1315180778">
      <w:bodyDiv w:val="1"/>
      <w:marLeft w:val="0"/>
      <w:marRight w:val="0"/>
      <w:marTop w:val="0"/>
      <w:marBottom w:val="0"/>
      <w:divBdr>
        <w:top w:val="none" w:sz="0" w:space="0" w:color="auto"/>
        <w:left w:val="none" w:sz="0" w:space="0" w:color="auto"/>
        <w:bottom w:val="none" w:sz="0" w:space="0" w:color="auto"/>
        <w:right w:val="none" w:sz="0" w:space="0" w:color="auto"/>
      </w:divBdr>
    </w:div>
    <w:div w:id="1816138113">
      <w:bodyDiv w:val="1"/>
      <w:marLeft w:val="0"/>
      <w:marRight w:val="0"/>
      <w:marTop w:val="0"/>
      <w:marBottom w:val="0"/>
      <w:divBdr>
        <w:top w:val="none" w:sz="0" w:space="0" w:color="auto"/>
        <w:left w:val="none" w:sz="0" w:space="0" w:color="auto"/>
        <w:bottom w:val="none" w:sz="0" w:space="0" w:color="auto"/>
        <w:right w:val="none" w:sz="0" w:space="0" w:color="auto"/>
      </w:divBdr>
    </w:div>
    <w:div w:id="1891309198">
      <w:bodyDiv w:val="1"/>
      <w:marLeft w:val="0"/>
      <w:marRight w:val="0"/>
      <w:marTop w:val="0"/>
      <w:marBottom w:val="0"/>
      <w:divBdr>
        <w:top w:val="none" w:sz="0" w:space="0" w:color="auto"/>
        <w:left w:val="none" w:sz="0" w:space="0" w:color="auto"/>
        <w:bottom w:val="none" w:sz="0" w:space="0" w:color="auto"/>
        <w:right w:val="none" w:sz="0" w:space="0" w:color="auto"/>
      </w:divBdr>
    </w:div>
    <w:div w:id="1948661680">
      <w:bodyDiv w:val="1"/>
      <w:marLeft w:val="0"/>
      <w:marRight w:val="0"/>
      <w:marTop w:val="0"/>
      <w:marBottom w:val="0"/>
      <w:divBdr>
        <w:top w:val="none" w:sz="0" w:space="0" w:color="auto"/>
        <w:left w:val="none" w:sz="0" w:space="0" w:color="auto"/>
        <w:bottom w:val="none" w:sz="0" w:space="0" w:color="auto"/>
        <w:right w:val="none" w:sz="0" w:space="0" w:color="auto"/>
      </w:divBdr>
    </w:div>
    <w:div w:id="2057972879">
      <w:bodyDiv w:val="1"/>
      <w:marLeft w:val="0"/>
      <w:marRight w:val="0"/>
      <w:marTop w:val="0"/>
      <w:marBottom w:val="0"/>
      <w:divBdr>
        <w:top w:val="none" w:sz="0" w:space="0" w:color="auto"/>
        <w:left w:val="none" w:sz="0" w:space="0" w:color="auto"/>
        <w:bottom w:val="none" w:sz="0" w:space="0" w:color="auto"/>
        <w:right w:val="none" w:sz="0" w:space="0" w:color="auto"/>
      </w:divBdr>
    </w:div>
    <w:div w:id="20681409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3b925ba-6333-4654-907a-bbc6d99e8342" xsi:nil="true"/>
    <lcf76f155ced4ddcb4097134ff3c332f xmlns="d91f338f-6382-4918-b017-3a9928e7e311">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70A2D484829964084387ECE12D59560" ma:contentTypeVersion="16" ma:contentTypeDescription="Create a new document." ma:contentTypeScope="" ma:versionID="8b3eedc55c7da8e9947529219d50ad6c">
  <xsd:schema xmlns:xsd="http://www.w3.org/2001/XMLSchema" xmlns:xs="http://www.w3.org/2001/XMLSchema" xmlns:p="http://schemas.microsoft.com/office/2006/metadata/properties" xmlns:ns2="d91f338f-6382-4918-b017-3a9928e7e311" xmlns:ns3="63b925ba-6333-4654-907a-bbc6d99e8342" targetNamespace="http://schemas.microsoft.com/office/2006/metadata/properties" ma:root="true" ma:fieldsID="4d8cd23453c603c6b1b5d0a24381f449" ns2:_="" ns3:_="">
    <xsd:import namespace="d91f338f-6382-4918-b017-3a9928e7e311"/>
    <xsd:import namespace="63b925ba-6333-4654-907a-bbc6d99e834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1f338f-6382-4918-b017-3a9928e7e3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77c4fde-035a-4bb2-be6a-0312f9debddd"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3b925ba-6333-4654-907a-bbc6d99e834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6aee084-934d-44a0-85d7-952aec25085d}" ma:internalName="TaxCatchAll" ma:showField="CatchAllData" ma:web="63b925ba-6333-4654-907a-bbc6d99e83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06B1DA-7E67-4AF2-936C-5E0CE1256044}">
  <ds:schemaRefs>
    <ds:schemaRef ds:uri="http://schemas.openxmlformats.org/officeDocument/2006/bibliography"/>
  </ds:schemaRefs>
</ds:datastoreItem>
</file>

<file path=customXml/itemProps2.xml><?xml version="1.0" encoding="utf-8"?>
<ds:datastoreItem xmlns:ds="http://schemas.openxmlformats.org/officeDocument/2006/customXml" ds:itemID="{5A7AF19D-EAE3-4D0C-8A42-D3FF63E45EEA}">
  <ds:schemaRefs>
    <ds:schemaRef ds:uri="http://schemas.microsoft.com/sharepoint/v3/contenttype/forms"/>
  </ds:schemaRefs>
</ds:datastoreItem>
</file>

<file path=customXml/itemProps3.xml><?xml version="1.0" encoding="utf-8"?>
<ds:datastoreItem xmlns:ds="http://schemas.openxmlformats.org/officeDocument/2006/customXml" ds:itemID="{F52F7917-FAFD-4786-96F5-0BF170082F37}">
  <ds:schemaRefs>
    <ds:schemaRef ds:uri="http://schemas.microsoft.com/office/2006/metadata/properties"/>
    <ds:schemaRef ds:uri="http://schemas.microsoft.com/office/infopath/2007/PartnerControls"/>
    <ds:schemaRef ds:uri="63b925ba-6333-4654-907a-bbc6d99e8342"/>
    <ds:schemaRef ds:uri="d91f338f-6382-4918-b017-3a9928e7e311"/>
  </ds:schemaRefs>
</ds:datastoreItem>
</file>

<file path=customXml/itemProps4.xml><?xml version="1.0" encoding="utf-8"?>
<ds:datastoreItem xmlns:ds="http://schemas.openxmlformats.org/officeDocument/2006/customXml" ds:itemID="{AECB1D04-AC6D-43F4-91B8-1FBAD33108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1f338f-6382-4918-b017-3a9928e7e311"/>
    <ds:schemaRef ds:uri="63b925ba-6333-4654-907a-bbc6d99e8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Pages>
  <Words>2542</Words>
  <Characters>14490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TheWork Villa</dc:creator>
  <cp:lastModifiedBy>TheWork Villa</cp:lastModifiedBy>
  <cp:revision>9</cp:revision>
  <cp:lastPrinted>2025-03-17T11:12:00Z</cp:lastPrinted>
  <dcterms:created xsi:type="dcterms:W3CDTF">2025-10-03T09:33:00Z</dcterms:created>
  <dcterms:modified xsi:type="dcterms:W3CDTF">2026-04-11T06:46:00Z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026eb9a09df94c6921684b46dad2223fe71156adf6f2a371244cfad79ef48bf9</vt:lpwstr>
  </property>
  <property fmtid="{D5CDD505-2E9C-101B-9397-08002B2CF9AE}" pid="3" name="ContentTypeId">
    <vt:lpwstr>0x010100570A2D484829964084387ECE12D59560</vt:lpwstr>
  </property>
  <property fmtid="{D5CDD505-2E9C-101B-9397-08002B2CF9AE}" pid="4" name="MediaServiceImageTags">
    <vt:lpwstr/>
  </property>
</Properties>
</file>